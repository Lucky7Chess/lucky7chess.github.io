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8F7" w:rsidRDefault="002368F7" w:rsidP="002368F7">
      <w:pPr>
        <w:jc w:val="center"/>
        <w:rPr>
          <w:b/>
          <w:sz w:val="28"/>
          <w:szCs w:val="28"/>
        </w:rPr>
      </w:pPr>
      <w:r w:rsidRPr="002368F7">
        <w:rPr>
          <w:b/>
          <w:sz w:val="28"/>
          <w:szCs w:val="28"/>
        </w:rPr>
        <w:t xml:space="preserve">Enhancing Education Menteeship: </w:t>
      </w:r>
      <w:r>
        <w:rPr>
          <w:b/>
          <w:sz w:val="28"/>
          <w:szCs w:val="28"/>
        </w:rPr>
        <w:br/>
      </w:r>
      <w:r w:rsidRPr="002368F7">
        <w:rPr>
          <w:b/>
          <w:sz w:val="28"/>
          <w:szCs w:val="28"/>
        </w:rPr>
        <w:t>Improving On-Line Career Selection for STEM Personnel</w:t>
      </w:r>
    </w:p>
    <w:p w:rsidR="002368F7" w:rsidRPr="002368F7" w:rsidRDefault="002368F7" w:rsidP="002368F7">
      <w:pPr>
        <w:jc w:val="center"/>
        <w:rPr>
          <w:b/>
          <w:sz w:val="28"/>
          <w:szCs w:val="28"/>
        </w:rPr>
      </w:pPr>
    </w:p>
    <w:p w:rsidR="007838AC" w:rsidRPr="009617AF" w:rsidRDefault="0062314F" w:rsidP="00D05215">
      <w:pPr>
        <w:spacing w:before="0"/>
        <w:ind w:left="86"/>
        <w:jc w:val="center"/>
        <w:rPr>
          <w:i/>
        </w:rPr>
      </w:pPr>
      <w:r>
        <w:rPr>
          <w:i/>
        </w:rPr>
        <w:t>Dan M</w:t>
      </w:r>
      <w:r w:rsidR="00781848">
        <w:rPr>
          <w:i/>
        </w:rPr>
        <w:t xml:space="preserve">.  </w:t>
      </w:r>
      <w:r>
        <w:rPr>
          <w:i/>
        </w:rPr>
        <w:t>Davis &amp; Kenneth Shaw</w:t>
      </w:r>
    </w:p>
    <w:p w:rsidR="007838AC" w:rsidRPr="009617AF" w:rsidRDefault="00101E68" w:rsidP="00D05215">
      <w:pPr>
        <w:pStyle w:val="S-AuthAdd"/>
        <w:spacing w:before="0"/>
        <w:ind w:left="86"/>
      </w:pPr>
      <w:r w:rsidRPr="009617AF">
        <w:t>University of Southern California</w:t>
      </w:r>
    </w:p>
    <w:p w:rsidR="0062314F" w:rsidRDefault="0062314F" w:rsidP="00D05215">
      <w:pPr>
        <w:pStyle w:val="S-AuthAdd"/>
        <w:spacing w:before="0"/>
        <w:ind w:left="86"/>
      </w:pPr>
      <w:r>
        <w:t>12015 E Waterfront Drive</w:t>
      </w:r>
    </w:p>
    <w:p w:rsidR="007838AC" w:rsidRPr="009617AF" w:rsidRDefault="007838AC" w:rsidP="00D05215">
      <w:pPr>
        <w:pStyle w:val="S-AuthAdd"/>
        <w:spacing w:before="0"/>
        <w:ind w:left="86"/>
      </w:pPr>
      <w:r w:rsidRPr="009617AF">
        <w:t>Lo</w:t>
      </w:r>
      <w:r w:rsidR="0062314F">
        <w:t>s</w:t>
      </w:r>
      <w:r w:rsidRPr="009617AF">
        <w:t xml:space="preserve"> </w:t>
      </w:r>
      <w:r w:rsidR="0062314F">
        <w:t>Angeles</w:t>
      </w:r>
      <w:r w:rsidRPr="009617AF">
        <w:t xml:space="preserve"> CA 90</w:t>
      </w:r>
      <w:r w:rsidR="0062314F">
        <w:t>094</w:t>
      </w:r>
    </w:p>
    <w:p w:rsidR="007838AC" w:rsidRPr="009617AF" w:rsidRDefault="007838AC" w:rsidP="00D05215">
      <w:pPr>
        <w:pStyle w:val="S-AuthAdd"/>
        <w:spacing w:before="0"/>
        <w:ind w:left="86"/>
      </w:pPr>
      <w:r w:rsidRPr="009617AF">
        <w:t>310 909-3487</w:t>
      </w:r>
    </w:p>
    <w:p w:rsidR="007838AC" w:rsidRDefault="0062314F" w:rsidP="00D05215">
      <w:pPr>
        <w:pStyle w:val="S-AuthAdd"/>
        <w:spacing w:before="0"/>
        <w:ind w:left="86"/>
      </w:pPr>
      <w:r w:rsidRPr="0062314F">
        <w:t>dmdavis@acm.org</w:t>
      </w:r>
      <w:r>
        <w:t xml:space="preserve"> &amp; kshaw@ict.usc.edu</w:t>
      </w:r>
    </w:p>
    <w:p w:rsidR="007D708B" w:rsidRDefault="007D708B" w:rsidP="00D05215">
      <w:pPr>
        <w:pStyle w:val="S-AuthAdd"/>
        <w:spacing w:before="0"/>
        <w:ind w:left="86"/>
      </w:pPr>
    </w:p>
    <w:p w:rsidR="007D708B" w:rsidRPr="00DA4F05" w:rsidRDefault="007D708B" w:rsidP="00D05215">
      <w:pPr>
        <w:pStyle w:val="S-AuthAdd"/>
        <w:spacing w:before="0"/>
        <w:ind w:left="86"/>
        <w:rPr>
          <w:i/>
        </w:rPr>
      </w:pPr>
      <w:r w:rsidRPr="00DA4F05">
        <w:rPr>
          <w:i/>
        </w:rPr>
        <w:t>Karen B</w:t>
      </w:r>
      <w:r w:rsidR="00781848">
        <w:rPr>
          <w:i/>
        </w:rPr>
        <w:t xml:space="preserve">.  </w:t>
      </w:r>
      <w:r w:rsidRPr="00DA4F05">
        <w:rPr>
          <w:i/>
        </w:rPr>
        <w:t>Predovich</w:t>
      </w:r>
    </w:p>
    <w:p w:rsidR="007D708B" w:rsidRDefault="007D708B" w:rsidP="00D05215">
      <w:pPr>
        <w:pStyle w:val="S-AuthAdd"/>
        <w:spacing w:before="0"/>
        <w:ind w:left="86"/>
      </w:pPr>
      <w:r>
        <w:t>High School Counselor</w:t>
      </w:r>
    </w:p>
    <w:p w:rsidR="007D708B" w:rsidRDefault="007D708B" w:rsidP="00D05215">
      <w:pPr>
        <w:pStyle w:val="S-AuthAdd"/>
        <w:spacing w:before="0"/>
        <w:ind w:left="86"/>
      </w:pPr>
      <w:r>
        <w:t>Cañon City CO</w:t>
      </w:r>
    </w:p>
    <w:p w:rsidR="007D708B" w:rsidRDefault="007D708B" w:rsidP="00D05215">
      <w:pPr>
        <w:pStyle w:val="S-AuthAdd"/>
        <w:spacing w:before="0"/>
        <w:ind w:left="86"/>
      </w:pPr>
      <w:r w:rsidRPr="002E2C94">
        <w:t>predovichk@gmail.com</w:t>
      </w:r>
    </w:p>
    <w:p w:rsidR="007D708B" w:rsidRDefault="007D708B" w:rsidP="00D05215">
      <w:pPr>
        <w:pStyle w:val="S-AuthAdd"/>
        <w:spacing w:before="0"/>
        <w:ind w:left="86"/>
      </w:pPr>
    </w:p>
    <w:p w:rsidR="007D708B" w:rsidRPr="00DA4F05" w:rsidRDefault="007D708B" w:rsidP="007D708B">
      <w:pPr>
        <w:pStyle w:val="S-AuthAdd"/>
        <w:spacing w:before="0"/>
        <w:ind w:left="86"/>
        <w:rPr>
          <w:i/>
        </w:rPr>
      </w:pPr>
      <w:r w:rsidRPr="00DA4F05">
        <w:rPr>
          <w:i/>
        </w:rPr>
        <w:t>Frederica J</w:t>
      </w:r>
      <w:r w:rsidR="00781848">
        <w:rPr>
          <w:i/>
        </w:rPr>
        <w:t xml:space="preserve">.  </w:t>
      </w:r>
      <w:r w:rsidRPr="00DA4F05">
        <w:rPr>
          <w:i/>
        </w:rPr>
        <w:t>Stassi</w:t>
      </w:r>
    </w:p>
    <w:p w:rsidR="007D708B" w:rsidRDefault="007D708B" w:rsidP="007D708B">
      <w:pPr>
        <w:pStyle w:val="S-AuthAdd"/>
        <w:spacing w:before="0"/>
        <w:ind w:left="86"/>
      </w:pPr>
      <w:r>
        <w:t>Science Educator</w:t>
      </w:r>
    </w:p>
    <w:p w:rsidR="007D708B" w:rsidRDefault="007D708B" w:rsidP="007D708B">
      <w:pPr>
        <w:pStyle w:val="S-AuthAdd"/>
        <w:spacing w:before="0"/>
        <w:ind w:left="86"/>
      </w:pPr>
      <w:r>
        <w:t>Lompoc, California</w:t>
      </w:r>
    </w:p>
    <w:p w:rsidR="007D708B" w:rsidRDefault="007D708B" w:rsidP="007D708B">
      <w:pPr>
        <w:pStyle w:val="S-AuthAdd"/>
        <w:spacing w:before="0"/>
        <w:ind w:left="86"/>
      </w:pPr>
      <w:r w:rsidRPr="002E2C94">
        <w:t>frjstassi@gmail.com</w:t>
      </w:r>
    </w:p>
    <w:p w:rsidR="007D708B" w:rsidRDefault="007D708B" w:rsidP="007D708B">
      <w:pPr>
        <w:pStyle w:val="S-AuthAdd"/>
        <w:spacing w:before="0"/>
        <w:ind w:left="86"/>
      </w:pPr>
    </w:p>
    <w:p w:rsidR="007D708B" w:rsidRPr="00DA4F05" w:rsidRDefault="007D708B" w:rsidP="007D708B">
      <w:pPr>
        <w:pStyle w:val="S-AuthAdd"/>
        <w:spacing w:before="0"/>
        <w:ind w:left="86"/>
        <w:rPr>
          <w:i/>
        </w:rPr>
      </w:pPr>
      <w:r w:rsidRPr="00DA4F05">
        <w:rPr>
          <w:i/>
        </w:rPr>
        <w:t>Howard Spaulding</w:t>
      </w:r>
    </w:p>
    <w:p w:rsidR="007D708B" w:rsidRDefault="007D708B" w:rsidP="007D708B">
      <w:pPr>
        <w:pStyle w:val="S-AuthAdd"/>
        <w:spacing w:before="0"/>
        <w:ind w:left="86"/>
      </w:pPr>
      <w:r>
        <w:t>Training Consultant</w:t>
      </w:r>
    </w:p>
    <w:p w:rsidR="007D708B" w:rsidRDefault="007D708B" w:rsidP="007D708B">
      <w:pPr>
        <w:pStyle w:val="S-AuthAdd"/>
        <w:spacing w:before="0"/>
        <w:ind w:left="86"/>
      </w:pPr>
      <w:r>
        <w:t>Arlington, Texas</w:t>
      </w:r>
    </w:p>
    <w:p w:rsidR="007D708B" w:rsidRDefault="00B24CB1" w:rsidP="007D708B">
      <w:pPr>
        <w:pStyle w:val="S-AuthAdd"/>
        <w:spacing w:before="0"/>
        <w:ind w:left="86"/>
      </w:pPr>
      <w:r w:rsidRPr="00B24CB1">
        <w:t>pirate612@cablelynx.com</w:t>
      </w:r>
      <w:r w:rsidR="007D708B">
        <w:t xml:space="preserve"> </w:t>
      </w:r>
    </w:p>
    <w:p w:rsidR="00B24CB1" w:rsidRDefault="00B24CB1" w:rsidP="00B24CB1">
      <w:pPr>
        <w:pStyle w:val="S-AuthAdd"/>
        <w:spacing w:before="0"/>
        <w:ind w:left="0"/>
        <w:jc w:val="both"/>
      </w:pPr>
    </w:p>
    <w:p w:rsidR="00B24CB1" w:rsidRDefault="00B24CB1" w:rsidP="007D708B">
      <w:pPr>
        <w:pStyle w:val="S-AuthAdd"/>
        <w:spacing w:before="0"/>
        <w:ind w:left="86"/>
      </w:pPr>
      <w:r>
        <w:t>Keywords:</w:t>
      </w:r>
    </w:p>
    <w:p w:rsidR="00B24CB1" w:rsidRPr="009617AF" w:rsidRDefault="00B24CB1" w:rsidP="007D708B">
      <w:pPr>
        <w:pStyle w:val="S-AuthAdd"/>
        <w:spacing w:before="0"/>
        <w:ind w:left="86"/>
      </w:pPr>
      <w:r>
        <w:t>STEM, Mentoring, Virtual Human Conversations</w:t>
      </w:r>
    </w:p>
    <w:p w:rsidR="00591692" w:rsidRPr="009617AF" w:rsidRDefault="00591692" w:rsidP="009F50B8">
      <w:pPr>
        <w:ind w:left="0"/>
      </w:pPr>
    </w:p>
    <w:p w:rsidR="00591692" w:rsidRPr="009617AF" w:rsidRDefault="00591692" w:rsidP="00950DB3">
      <w:pPr>
        <w:pStyle w:val="SIW-Hd-1"/>
        <w:numPr>
          <w:ilvl w:val="0"/>
          <w:numId w:val="0"/>
        </w:numPr>
        <w:ind w:left="115"/>
        <w:rPr>
          <w:rStyle w:val="SIW-AbstrChar"/>
          <w:b w:val="0"/>
        </w:rPr>
      </w:pPr>
      <w:r w:rsidRPr="00950DB3">
        <w:rPr>
          <w:rStyle w:val="SIW-AbstrChar"/>
        </w:rPr>
        <w:t>Abstract</w:t>
      </w:r>
      <w:r w:rsidRPr="000160DE">
        <w:rPr>
          <w:rStyle w:val="SIW-NormChar"/>
          <w:sz w:val="22"/>
        </w:rPr>
        <w:t>:</w:t>
      </w:r>
      <w:r w:rsidRPr="009617AF">
        <w:t xml:space="preserve"> </w:t>
      </w:r>
      <w:r w:rsidR="00DA4F05" w:rsidRPr="00DA4F05">
        <w:rPr>
          <w:rStyle w:val="SIW-AbstrChar"/>
          <w:b w:val="0"/>
        </w:rPr>
        <w:t>The nation suffers from a personnel shortfall in the Science, Technology, Engineering and Mathematics (STEM) fields and this paper addresses improving guidance for pre-college youth</w:t>
      </w:r>
      <w:r w:rsidR="00781848">
        <w:rPr>
          <w:rStyle w:val="SIW-AbstrChar"/>
          <w:b w:val="0"/>
        </w:rPr>
        <w:t xml:space="preserve">.  </w:t>
      </w:r>
      <w:r w:rsidR="00DA4F05" w:rsidRPr="00DA4F05">
        <w:rPr>
          <w:rStyle w:val="SIW-AbstrChar"/>
          <w:b w:val="0"/>
        </w:rPr>
        <w:t>As on-line educational systems become more prevalent, one aspect that may be impacted is educational and career counseling</w:t>
      </w:r>
      <w:r w:rsidR="00781848">
        <w:rPr>
          <w:rStyle w:val="SIW-AbstrChar"/>
          <w:b w:val="0"/>
        </w:rPr>
        <w:t xml:space="preserve">.  </w:t>
      </w:r>
      <w:r w:rsidR="00DA4F05" w:rsidRPr="00DA4F05">
        <w:rPr>
          <w:rStyle w:val="SIW-AbstrChar"/>
          <w:b w:val="0"/>
        </w:rPr>
        <w:t>This may well have a deleterious impact on the nation</w:t>
      </w:r>
      <w:r w:rsidR="00781848">
        <w:rPr>
          <w:rStyle w:val="SIW-AbstrChar"/>
          <w:b w:val="0"/>
        </w:rPr>
        <w:t xml:space="preserve">.    </w:t>
      </w:r>
      <w:r w:rsidR="00DA4F05" w:rsidRPr="00DA4F05">
        <w:rPr>
          <w:rStyle w:val="SIW-AbstrChar"/>
          <w:b w:val="0"/>
        </w:rPr>
        <w:t xml:space="preserve">The authors are experienced educational mentors who have identified major impediments in this area, </w:t>
      </w:r>
      <w:r w:rsidR="00DA4F05" w:rsidRPr="00781848">
        <w:rPr>
          <w:rStyle w:val="SIW-AbstrChar"/>
          <w:b w:val="0"/>
          <w:i w:val="0"/>
        </w:rPr>
        <w:t>e.g</w:t>
      </w:r>
      <w:r w:rsidR="00781848">
        <w:rPr>
          <w:rStyle w:val="SIW-AbstrChar"/>
          <w:b w:val="0"/>
        </w:rPr>
        <w:t xml:space="preserve">.  </w:t>
      </w:r>
      <w:r w:rsidR="00DA4F05" w:rsidRPr="00DA4F05">
        <w:rPr>
          <w:rStyle w:val="SIW-AbstrChar"/>
          <w:b w:val="0"/>
        </w:rPr>
        <w:t>the lack of profession-awareness among U.S</w:t>
      </w:r>
      <w:r w:rsidR="00781848">
        <w:rPr>
          <w:rStyle w:val="SIW-AbstrChar"/>
          <w:b w:val="0"/>
        </w:rPr>
        <w:t xml:space="preserve">.  </w:t>
      </w:r>
      <w:r w:rsidR="00DA4F05" w:rsidRPr="00DA4F05">
        <w:rPr>
          <w:rStyle w:val="SIW-AbstrChar"/>
          <w:b w:val="0"/>
        </w:rPr>
        <w:t>students</w:t>
      </w:r>
      <w:r w:rsidR="00781848">
        <w:rPr>
          <w:rStyle w:val="SIW-AbstrChar"/>
          <w:b w:val="0"/>
        </w:rPr>
        <w:t xml:space="preserve">.  </w:t>
      </w:r>
      <w:r w:rsidR="00DA4F05" w:rsidRPr="00DA4F05">
        <w:rPr>
          <w:rStyle w:val="SIW-AbstrChar"/>
          <w:b w:val="0"/>
        </w:rPr>
        <w:t>This lack of awareness is characterized and quantified in this paper and the negative impacts are described and analyzed</w:t>
      </w:r>
      <w:r w:rsidR="00781848">
        <w:rPr>
          <w:rStyle w:val="SIW-AbstrChar"/>
          <w:b w:val="0"/>
        </w:rPr>
        <w:t xml:space="preserve">.  </w:t>
      </w:r>
      <w:r w:rsidR="00DA4F05" w:rsidRPr="00DA4F05">
        <w:rPr>
          <w:rStyle w:val="SIW-AbstrChar"/>
          <w:b w:val="0"/>
        </w:rPr>
        <w:t>Both anecdotal and statistical data are adduced to show the need of significant reformation of the approaches currently implemented</w:t>
      </w:r>
      <w:r w:rsidR="00781848">
        <w:rPr>
          <w:rStyle w:val="SIW-AbstrChar"/>
          <w:b w:val="0"/>
        </w:rPr>
        <w:t xml:space="preserve">.  </w:t>
      </w:r>
      <w:r w:rsidR="00DA4F05" w:rsidRPr="00DA4F05">
        <w:rPr>
          <w:rStyle w:val="SIW-AbstrChar"/>
          <w:b w:val="0"/>
        </w:rPr>
        <w:t>Using statistics that enumerate the extent of untapped human resources in this country’s public, private and schools, the paper outlines the societal and personal pressures that constrain the output of STEM personnel at all levels</w:t>
      </w:r>
      <w:r w:rsidR="00781848">
        <w:rPr>
          <w:rStyle w:val="SIW-AbstrChar"/>
          <w:b w:val="0"/>
        </w:rPr>
        <w:t xml:space="preserve">.  </w:t>
      </w:r>
      <w:r w:rsidR="00DA4F05" w:rsidRPr="00DA4F05">
        <w:rPr>
          <w:rStyle w:val="SIW-AbstrChar"/>
          <w:b w:val="0"/>
        </w:rPr>
        <w:t>Further, they present on-line approaches to ameliorating these problems</w:t>
      </w:r>
      <w:r w:rsidR="00781848">
        <w:rPr>
          <w:rStyle w:val="SIW-AbstrChar"/>
          <w:b w:val="0"/>
        </w:rPr>
        <w:t xml:space="preserve">.  </w:t>
      </w:r>
      <w:r w:rsidR="00DA4F05" w:rsidRPr="00DA4F05">
        <w:rPr>
          <w:rStyle w:val="SIW-AbstrChar"/>
          <w:b w:val="0"/>
        </w:rPr>
        <w:t>The authors discuss their activities in creating an on-line series of technical mentors for prospective technical professionals and they discuss their findings of a distinct lack of what they term “menteeship.”</w:t>
      </w:r>
      <w:r w:rsidR="00781848">
        <w:rPr>
          <w:rStyle w:val="SIW-AbstrChar"/>
          <w:b w:val="0"/>
        </w:rPr>
        <w:t xml:space="preserve"> </w:t>
      </w:r>
      <w:r w:rsidR="00DA4F05" w:rsidRPr="00DA4F05">
        <w:rPr>
          <w:rStyle w:val="SIW-AbstrChar"/>
          <w:b w:val="0"/>
        </w:rPr>
        <w:t>They outline their experience with the students’ inability to formulate good questions for the mentor, the preponderance of images based on fictional characters in the media, and the reliance on adults to make decision for them</w:t>
      </w:r>
      <w:r w:rsidR="00781848">
        <w:rPr>
          <w:rStyle w:val="SIW-AbstrChar"/>
          <w:b w:val="0"/>
        </w:rPr>
        <w:t xml:space="preserve">.  </w:t>
      </w:r>
      <w:r w:rsidR="00DA4F05" w:rsidRPr="00DA4F05">
        <w:rPr>
          <w:rStyle w:val="SIW-AbstrChar"/>
          <w:b w:val="0"/>
        </w:rPr>
        <w:t>They close by describing their early attempts and successes with using Virtual Humans as both trainers and as counsel</w:t>
      </w:r>
      <w:r w:rsidR="005D0316">
        <w:rPr>
          <w:rStyle w:val="SIW-AbstrChar"/>
          <w:b w:val="0"/>
        </w:rPr>
        <w:t>ors to overcome these obstacles</w:t>
      </w:r>
      <w:r w:rsidR="00F41978" w:rsidRPr="009617AF">
        <w:rPr>
          <w:rStyle w:val="SIW-AbstrChar"/>
          <w:b w:val="0"/>
        </w:rPr>
        <w:t>.</w:t>
      </w:r>
    </w:p>
    <w:p w:rsidR="000D2463" w:rsidRDefault="000D2463">
      <w:pPr>
        <w:spacing w:before="0" w:after="200"/>
        <w:ind w:left="0"/>
        <w:jc w:val="left"/>
        <w:rPr>
          <w:rFonts w:eastAsia="Times New Roman"/>
          <w:szCs w:val="20"/>
        </w:rPr>
      </w:pPr>
      <w:r>
        <w:rPr>
          <w:b/>
          <w:bCs/>
          <w:szCs w:val="20"/>
        </w:rPr>
        <w:br w:type="page"/>
      </w:r>
    </w:p>
    <w:p w:rsidR="00950DB3" w:rsidRPr="00950DB3" w:rsidRDefault="00950DB3" w:rsidP="00F1522C">
      <w:pPr>
        <w:pStyle w:val="SIW-Hd-1"/>
        <w:widowControl/>
      </w:pPr>
      <w:r w:rsidRPr="00950DB3">
        <w:lastRenderedPageBreak/>
        <w:t>Introduction</w:t>
      </w:r>
    </w:p>
    <w:p w:rsidR="00B56903" w:rsidRPr="00137CD7" w:rsidRDefault="00B56903" w:rsidP="00F1522C">
      <w:pPr>
        <w:spacing w:line="220" w:lineRule="exact"/>
        <w:ind w:left="86"/>
        <w:rPr>
          <w:rFonts w:cs="Times New Roman"/>
        </w:rPr>
      </w:pPr>
    </w:p>
    <w:p w:rsidR="004B7932" w:rsidRPr="00137CD7" w:rsidRDefault="00255009" w:rsidP="00F1522C">
      <w:pPr>
        <w:pStyle w:val="SIW-Norm"/>
        <w:widowControl/>
      </w:pPr>
      <w:r w:rsidRPr="00137CD7">
        <w:t xml:space="preserve">The impending </w:t>
      </w:r>
      <w:r w:rsidR="009C0EC1">
        <w:t xml:space="preserve">increase in the </w:t>
      </w:r>
      <w:r w:rsidRPr="00137CD7">
        <w:t>dearth of technically trained personnel in the nation is approaching crisis proportions</w:t>
      </w:r>
      <w:r w:rsidR="00B86B23" w:rsidRPr="00137CD7">
        <w:t xml:space="preserve"> [1]</w:t>
      </w:r>
      <w:r w:rsidR="00781848">
        <w:t xml:space="preserve">.  </w:t>
      </w:r>
      <w:r w:rsidR="00C75318" w:rsidRPr="00137CD7">
        <w:t xml:space="preserve">The authors' contention is that many </w:t>
      </w:r>
      <w:r w:rsidR="004B7932" w:rsidRPr="00137CD7">
        <w:t>students,</w:t>
      </w:r>
      <w:r w:rsidR="00C75318" w:rsidRPr="00137CD7">
        <w:t xml:space="preserve"> who are fully capable of technical</w:t>
      </w:r>
      <w:r w:rsidR="00B86B23" w:rsidRPr="00137CD7">
        <w:t xml:space="preserve"> work,</w:t>
      </w:r>
      <w:r w:rsidR="00C75318" w:rsidRPr="00137CD7">
        <w:t xml:space="preserve"> finally eschew Science, Technology, Engineering, and Mathematics (STEM) careers </w:t>
      </w:r>
      <w:r w:rsidR="00B32C88" w:rsidRPr="00137CD7">
        <w:t>for a variety of reasons</w:t>
      </w:r>
      <w:r w:rsidR="00781848">
        <w:t xml:space="preserve">.  </w:t>
      </w:r>
      <w:r w:rsidR="00B86B23" w:rsidRPr="00137CD7">
        <w:t>S</w:t>
      </w:r>
      <w:r w:rsidR="00B32C88" w:rsidRPr="00137CD7">
        <w:t xml:space="preserve">ome of </w:t>
      </w:r>
      <w:r w:rsidR="00B86B23" w:rsidRPr="00137CD7">
        <w:t>these</w:t>
      </w:r>
      <w:r w:rsidR="004B7932" w:rsidRPr="00137CD7">
        <w:t xml:space="preserve"> reasons</w:t>
      </w:r>
      <w:r w:rsidR="00B32C88" w:rsidRPr="00137CD7">
        <w:t xml:space="preserve"> are both ill-founded and exacerbated by societal factors [2]</w:t>
      </w:r>
      <w:r w:rsidR="00781848">
        <w:t xml:space="preserve">.  </w:t>
      </w:r>
      <w:r w:rsidR="004B7932" w:rsidRPr="00137CD7">
        <w:t>Current efforts designed to assist students with making appropriate career choices are constrained by many factors, some of which are organizational and financial, leaving counseling personnel insufficient time to work personally with each student over the entire high school experience</w:t>
      </w:r>
      <w:r w:rsidR="00781848">
        <w:t xml:space="preserve">.  </w:t>
      </w:r>
      <w:r w:rsidR="004B7932" w:rsidRPr="00137CD7">
        <w:t xml:space="preserve">Other factors are occasioned by the students' individual situations, such as geographical remoteness, Socio-Economic Status (SES), and </w:t>
      </w:r>
      <w:r w:rsidR="00F3487E" w:rsidRPr="00137CD7">
        <w:t>family occupational background</w:t>
      </w:r>
      <w:r w:rsidR="00781848">
        <w:t xml:space="preserve">.  </w:t>
      </w:r>
      <w:r w:rsidR="00F3487E" w:rsidRPr="00137CD7">
        <w:t>Yet others are more societal: media representation of STEM personnel, adolescent peer images of "nerds," and cultural gender norms in certain ethnic groups [3].</w:t>
      </w:r>
    </w:p>
    <w:p w:rsidR="00137CD7" w:rsidRPr="00137CD7" w:rsidRDefault="00137CD7" w:rsidP="00F1522C">
      <w:pPr>
        <w:pStyle w:val="SIW-Norm"/>
        <w:widowControl/>
      </w:pPr>
    </w:p>
    <w:p w:rsidR="00137CD7" w:rsidRDefault="00137CD7" w:rsidP="00F1522C">
      <w:pPr>
        <w:pStyle w:val="SIW-Norm"/>
        <w:widowControl/>
      </w:pPr>
      <w:r w:rsidRPr="00137CD7">
        <w:t>This</w:t>
      </w:r>
      <w:r>
        <w:t xml:space="preserve"> paper addresses </w:t>
      </w:r>
      <w:r w:rsidR="009C0EC1">
        <w:t>some of the issues surrounding the situations described above, but will focus mainly on current research and nascent technologies that can effectively address those situations</w:t>
      </w:r>
      <w:r w:rsidR="00781848">
        <w:t xml:space="preserve">.  </w:t>
      </w:r>
      <w:r w:rsidR="009C0EC1">
        <w:t xml:space="preserve">These solutions are centered on reacting to three of the major </w:t>
      </w:r>
      <w:r w:rsidR="001D47D9">
        <w:t xml:space="preserve">issues: </w:t>
      </w:r>
      <w:r w:rsidR="00A63521">
        <w:t xml:space="preserve">providing </w:t>
      </w:r>
      <w:r w:rsidR="001D47D9">
        <w:t>wide-spread accessibility,</w:t>
      </w:r>
      <w:r w:rsidR="00A63521">
        <w:t xml:space="preserve"> identifying</w:t>
      </w:r>
      <w:r w:rsidR="001D47D9">
        <w:t xml:space="preserve"> knowledgeable </w:t>
      </w:r>
      <w:r w:rsidR="00A63521">
        <w:t xml:space="preserve">and engaging </w:t>
      </w:r>
      <w:r w:rsidR="001D47D9">
        <w:t>mentors</w:t>
      </w:r>
      <w:r w:rsidR="00C57096">
        <w:t xml:space="preserve">, and </w:t>
      </w:r>
      <w:r w:rsidR="00A63521">
        <w:t>inculcating critical thinking about career choices</w:t>
      </w:r>
      <w:r w:rsidR="00781848">
        <w:t xml:space="preserve">.  </w:t>
      </w:r>
      <w:r w:rsidR="00A63521">
        <w:t>First, the generally impressions of the target population, late adolescent, precollege youth are laid out</w:t>
      </w:r>
      <w:r w:rsidR="00781848">
        <w:t xml:space="preserve">.  </w:t>
      </w:r>
      <w:r w:rsidR="00A63521">
        <w:t>Special attention is given to common misconception, corrupting influences and unfocussed analytic processes</w:t>
      </w:r>
      <w:r w:rsidR="00781848">
        <w:t xml:space="preserve">.  </w:t>
      </w:r>
      <w:r w:rsidR="00A63521">
        <w:t>Then a brief review of advisory sources of career parameters and choice parameters that are available to the target population are set forth</w:t>
      </w:r>
      <w:r w:rsidR="00781848">
        <w:t xml:space="preserve">.  </w:t>
      </w:r>
      <w:r w:rsidR="008052F3">
        <w:t>This is followed by a brief review of the manifest efficacy of the current implementation of these assets</w:t>
      </w:r>
      <w:r w:rsidR="00781848">
        <w:t xml:space="preserve">.  </w:t>
      </w:r>
    </w:p>
    <w:p w:rsidR="008052F3" w:rsidRDefault="008052F3" w:rsidP="00F1522C">
      <w:pPr>
        <w:pStyle w:val="SIW-Norm"/>
        <w:widowControl/>
      </w:pPr>
    </w:p>
    <w:p w:rsidR="008052F3" w:rsidRDefault="008052F3" w:rsidP="00F1522C">
      <w:pPr>
        <w:pStyle w:val="SIW-Norm"/>
        <w:widowControl/>
      </w:pPr>
      <w:r>
        <w:t>After that, the focus turns to current analyses of the problems and attempts to ameliorate the seemingly immutable constraints to improvement</w:t>
      </w:r>
      <w:r w:rsidR="00781848">
        <w:t xml:space="preserve">.  </w:t>
      </w:r>
      <w:r>
        <w:t xml:space="preserve">Both passive informational and interactive </w:t>
      </w:r>
      <w:r w:rsidR="00EA6FD0">
        <w:t xml:space="preserve">conversational </w:t>
      </w:r>
      <w:r>
        <w:t xml:space="preserve">computer </w:t>
      </w:r>
      <w:r w:rsidR="00EA6FD0">
        <w:t>programs are outlined and discussed</w:t>
      </w:r>
      <w:r w:rsidR="00781848">
        <w:t xml:space="preserve">.  </w:t>
      </w:r>
      <w:r w:rsidR="00EA6FD0">
        <w:t>The collected data for an interactive conversational program, MentorPal, are presented and analyzed</w:t>
      </w:r>
      <w:r w:rsidR="00781848">
        <w:t xml:space="preserve">.  </w:t>
      </w:r>
      <w:r w:rsidR="00730438">
        <w:t>The use of this approach is contrasted with the face-to-face advising as experienced in an on-campus career fair.</w:t>
      </w:r>
    </w:p>
    <w:p w:rsidR="00EA6FD0" w:rsidRDefault="00EA6FD0" w:rsidP="00F1522C">
      <w:pPr>
        <w:pStyle w:val="SIW-Norm"/>
        <w:widowControl/>
      </w:pPr>
    </w:p>
    <w:p w:rsidR="00EA6FD0" w:rsidRDefault="00EA6FD0" w:rsidP="00F1522C">
      <w:pPr>
        <w:pStyle w:val="SIW-Norm"/>
        <w:widowControl/>
      </w:pPr>
      <w:r>
        <w:t>The paper concludes with a discussion of future implementation needs and plans, potential extensions of these technologies into other areas and required additional research which has been envisioned</w:t>
      </w:r>
      <w:r w:rsidR="00781848">
        <w:t xml:space="preserve">.  </w:t>
      </w:r>
      <w:r w:rsidR="00730438">
        <w:t>Some of this analysis considers risks and hurdles to achieving better education and career selection outcomes.</w:t>
      </w:r>
    </w:p>
    <w:p w:rsidR="002A47A5" w:rsidRPr="00137CD7" w:rsidRDefault="002A47A5" w:rsidP="00F1522C">
      <w:pPr>
        <w:pStyle w:val="SIW-Norm"/>
        <w:widowControl/>
      </w:pPr>
    </w:p>
    <w:p w:rsidR="00950DB3" w:rsidRPr="00950DB3" w:rsidRDefault="00950DB3" w:rsidP="00F1522C">
      <w:pPr>
        <w:pStyle w:val="SIW-Hd-2"/>
        <w:widowControl/>
      </w:pPr>
      <w:r w:rsidRPr="00950DB3">
        <w:t>Pre-College and Pre-Career Populations and Environments</w:t>
      </w:r>
    </w:p>
    <w:p w:rsidR="009C0EC1" w:rsidRPr="00950DB3" w:rsidRDefault="009C0EC1" w:rsidP="00F1522C">
      <w:pPr>
        <w:pStyle w:val="SIW-Norm"/>
        <w:widowControl/>
      </w:pPr>
    </w:p>
    <w:p w:rsidR="009C0EC1" w:rsidRDefault="00B06A89" w:rsidP="00F1522C">
      <w:pPr>
        <w:pStyle w:val="SIW-Norm"/>
        <w:widowControl/>
      </w:pPr>
      <w:r>
        <w:t>Today's pre-college or pre-career late adolescent has a better than 85% likelihood of graduating from high school</w:t>
      </w:r>
      <w:r w:rsidR="006126B7">
        <w:t xml:space="preserve"> [4]</w:t>
      </w:r>
      <w:r>
        <w:t xml:space="preserve"> and all of the high schools with which the authors are familiar have some kind of counseling available to their students</w:t>
      </w:r>
      <w:r w:rsidR="00781848">
        <w:t xml:space="preserve">.  </w:t>
      </w:r>
      <w:r w:rsidR="00730438">
        <w:t>While one might assume that sufficient</w:t>
      </w:r>
      <w:r w:rsidR="00913360">
        <w:t>ly</w:t>
      </w:r>
      <w:r w:rsidR="00730438">
        <w:t xml:space="preserve"> addresses the issues raised above, it is the authors' observation and contention that the available counseling holds little sway against the countervailing pressures from peers, expectations of parents and misimpressions</w:t>
      </w:r>
      <w:r w:rsidR="00D851B3">
        <w:t xml:space="preserve"> conveyed by stereotypes</w:t>
      </w:r>
      <w:r w:rsidR="00730438">
        <w:t xml:space="preserve"> in </w:t>
      </w:r>
      <w:r w:rsidR="00D851B3">
        <w:t xml:space="preserve">the </w:t>
      </w:r>
      <w:r w:rsidR="00730438">
        <w:t>media</w:t>
      </w:r>
      <w:r w:rsidR="00781848">
        <w:t xml:space="preserve">.  </w:t>
      </w:r>
    </w:p>
    <w:p w:rsidR="00291EA9" w:rsidRPr="00730438" w:rsidRDefault="00291EA9" w:rsidP="00F1522C">
      <w:pPr>
        <w:pStyle w:val="SIW-Norm"/>
        <w:widowControl/>
        <w:rPr>
          <w:szCs w:val="20"/>
        </w:rPr>
      </w:pPr>
    </w:p>
    <w:p w:rsidR="00291EA9" w:rsidRDefault="00291EA9" w:rsidP="00F1522C">
      <w:pPr>
        <w:pStyle w:val="SIW-Norm"/>
        <w:widowControl/>
      </w:pPr>
      <w:r>
        <w:t>There are vast discrepancies between high school career programs in the United States which are often dictated by the socio-economic-educational status of the school and community</w:t>
      </w:r>
      <w:r w:rsidR="00781848">
        <w:t xml:space="preserve">.  </w:t>
      </w:r>
      <w:r>
        <w:t>Students from minority-urban areas, economically devastated areas and remote rural areas may not have much exposure to jobs or careers except through media experiences which may not give them a realistic picture of a specific job</w:t>
      </w:r>
      <w:r w:rsidR="00781848">
        <w:t xml:space="preserve">.  </w:t>
      </w:r>
      <w:r>
        <w:t>Even with a career program that brings awareness of possible jobs</w:t>
      </w:r>
      <w:r w:rsidR="00781848">
        <w:t>,</w:t>
      </w:r>
      <w:r>
        <w:t xml:space="preserve"> the real challenge for a counselor is to convince the</w:t>
      </w:r>
      <w:r w:rsidR="00781848">
        <w:t xml:space="preserve"> students</w:t>
      </w:r>
      <w:r>
        <w:t xml:space="preserve"> that they can achieve and succeed out of their immediate environment</w:t>
      </w:r>
      <w:r w:rsidR="00781848">
        <w:t>.  In the authors’ experience, t</w:t>
      </w:r>
      <w:r>
        <w:t>his population of students can</w:t>
      </w:r>
      <w:r w:rsidR="00781848">
        <w:t>, and often do,</w:t>
      </w:r>
      <w:r>
        <w:t xml:space="preserve"> </w:t>
      </w:r>
      <w:r w:rsidR="00781848">
        <w:t>‘</w:t>
      </w:r>
      <w:r>
        <w:t>turn off” information presented to them by</w:t>
      </w:r>
      <w:r w:rsidR="003F7780">
        <w:t xml:space="preserve"> manifesting their underlying</w:t>
      </w:r>
      <w:r>
        <w:t xml:space="preserve"> attitude</w:t>
      </w:r>
      <w:r w:rsidR="003F7780">
        <w:t>s</w:t>
      </w:r>
      <w:r>
        <w:t xml:space="preserve"> of despair and low confidence</w:t>
      </w:r>
      <w:r w:rsidR="00781848">
        <w:t xml:space="preserve">.  </w:t>
      </w:r>
      <w:r>
        <w:t xml:space="preserve">Students on the opposite end of the </w:t>
      </w:r>
      <w:r w:rsidR="003F7780">
        <w:t xml:space="preserve">SES spectrum </w:t>
      </w:r>
      <w:r>
        <w:t>many times are influenced by parent and peer expectations and limit their explorations</w:t>
      </w:r>
      <w:r w:rsidR="00781848">
        <w:t xml:space="preserve">.  </w:t>
      </w:r>
      <w:r>
        <w:t xml:space="preserve">They are often coerced into going to a certain university or career and have not been </w:t>
      </w:r>
      <w:r w:rsidR="003F7780">
        <w:t xml:space="preserve">inclined or induced to investigate an alternate </w:t>
      </w:r>
      <w:r>
        <w:t>vocational field that may be more rewarding to them</w:t>
      </w:r>
      <w:r w:rsidR="00781848">
        <w:t xml:space="preserve">.  </w:t>
      </w:r>
      <w:r>
        <w:t>High school students in general may be presented with career information</w:t>
      </w:r>
      <w:r w:rsidR="003F7780">
        <w:t>,</w:t>
      </w:r>
      <w:r>
        <w:t xml:space="preserve"> but tune out as they </w:t>
      </w:r>
      <w:r w:rsidR="003F7780">
        <w:t>have been observed to be</w:t>
      </w:r>
      <w:r>
        <w:t xml:space="preserve"> so focused on social media, the dynamics of the high school environment, and the many unrealistic views of sports and the entertainment business</w:t>
      </w:r>
      <w:r w:rsidR="00781848">
        <w:t xml:space="preserve">.  </w:t>
      </w:r>
      <w:r>
        <w:t xml:space="preserve">Unfortunately, </w:t>
      </w:r>
      <w:r w:rsidR="003F7780">
        <w:t xml:space="preserve">the authors note that this generation of students shows a </w:t>
      </w:r>
      <w:r>
        <w:t>desire</w:t>
      </w:r>
      <w:r w:rsidR="003F7780">
        <w:t xml:space="preserve"> for</w:t>
      </w:r>
      <w:r>
        <w:t xml:space="preserve"> immediate gratification in </w:t>
      </w:r>
      <w:r w:rsidR="003F7780">
        <w:t>many</w:t>
      </w:r>
      <w:r>
        <w:t xml:space="preserve"> cases</w:t>
      </w:r>
      <w:r w:rsidR="003F7780">
        <w:t>,</w:t>
      </w:r>
      <w:r>
        <w:t xml:space="preserve"> so it is difficult for them to </w:t>
      </w:r>
      <w:r w:rsidR="003F7780">
        <w:t>rationally evaluate</w:t>
      </w:r>
      <w:r>
        <w:t xml:space="preserve"> long-term</w:t>
      </w:r>
      <w:r w:rsidR="003F7780">
        <w:t xml:space="preserve"> opportunities and hurdles.  They often fail to</w:t>
      </w:r>
      <w:r>
        <w:t xml:space="preserve"> actually listen to</w:t>
      </w:r>
      <w:r w:rsidR="00781848">
        <w:t xml:space="preserve"> </w:t>
      </w:r>
      <w:r>
        <w:t>career info</w:t>
      </w:r>
      <w:r w:rsidR="00781848">
        <w:t xml:space="preserve">rmation.  </w:t>
      </w:r>
    </w:p>
    <w:p w:rsidR="003F7780" w:rsidRDefault="003F7780" w:rsidP="003F7780">
      <w:pPr>
        <w:pStyle w:val="SIW-Norm"/>
      </w:pPr>
    </w:p>
    <w:p w:rsidR="003F7780" w:rsidRDefault="00DF52C4" w:rsidP="003F7780">
      <w:pPr>
        <w:pStyle w:val="SIW-Norm"/>
      </w:pPr>
      <w:r>
        <w:t xml:space="preserve">The authors have all seen many potential sources of student misconceptions of STEM careers, which are then made manifest by students appearing to eschew pursuit of those careers as reported in the literature. </w:t>
      </w:r>
      <w:r w:rsidR="002D2F30">
        <w:t>[</w:t>
      </w:r>
      <w:r w:rsidR="006562A2">
        <w:t>5</w:t>
      </w:r>
      <w:r w:rsidR="00DB6CFE">
        <w:t>]</w:t>
      </w:r>
      <w:r>
        <w:t>. The hypotheses</w:t>
      </w:r>
      <w:r w:rsidR="009852CA">
        <w:t xml:space="preserve"> advanced </w:t>
      </w:r>
      <w:r w:rsidR="009852CA">
        <w:lastRenderedPageBreak/>
        <w:t>by this paper are</w:t>
      </w:r>
      <w:r>
        <w:t xml:space="preserve"> that much of this misimpression is caused by a combination of false impressions of STEM professionals that are pervasive in the media and the lack of knowledge of </w:t>
      </w:r>
      <w:r w:rsidR="008B314C">
        <w:t>real STEM professional</w:t>
      </w:r>
      <w:r w:rsidR="009852CA">
        <w:t>s</w:t>
      </w:r>
      <w:r w:rsidR="008B314C">
        <w:t xml:space="preserve">.  </w:t>
      </w:r>
      <w:r w:rsidR="009852CA">
        <w:t xml:space="preserve">As near as an assiduous search of the literature can discern, there is not a very large body of research on the magnitude and </w:t>
      </w:r>
      <w:r w:rsidR="00535D55">
        <w:t xml:space="preserve">causes of the misconceptions. </w:t>
      </w:r>
      <w:r w:rsidR="006C4ABE">
        <w:t xml:space="preserve">  </w:t>
      </w:r>
      <w:r w:rsidR="009852CA">
        <w:t>One of the authors (Davis), conducted an informal survey by asking all of the high school students in his children's carpools and sports trips: "What is a typical workday like for your parents?".</w:t>
      </w:r>
      <w:r w:rsidR="004239DC">
        <w:t xml:space="preserve"> After a couple of dozen questions of tha</w:t>
      </w:r>
      <w:r w:rsidR="006C4ABE">
        <w:t>t</w:t>
      </w:r>
      <w:r w:rsidR="004239DC">
        <w:t xml:space="preserve"> nature, he reports that the typical response indicated a clear lack of knowledge of what their parents</w:t>
      </w:r>
      <w:r w:rsidR="00535D55">
        <w:t>'</w:t>
      </w:r>
      <w:r w:rsidR="004239DC">
        <w:t xml:space="preserve"> goals, objectives and activities were.  Many were unable to even give a parents job title: "Oh, he works in an office.". These students were from a very high SES secondary school, serving professionals and scientist from the entertainment industry and </w:t>
      </w:r>
      <w:r w:rsidR="006C4ABE">
        <w:t xml:space="preserve">Caltech's </w:t>
      </w:r>
      <w:r w:rsidR="004239DC">
        <w:t xml:space="preserve">Jet Propulsion </w:t>
      </w:r>
      <w:r w:rsidR="006C4ABE">
        <w:t>Laboratory</w:t>
      </w:r>
      <w:r w:rsidR="004239DC">
        <w:t xml:space="preserve">. The </w:t>
      </w:r>
      <w:r w:rsidR="006C4ABE">
        <w:t xml:space="preserve">high </w:t>
      </w:r>
      <w:r w:rsidR="004239DC">
        <w:t>school</w:t>
      </w:r>
      <w:r w:rsidR="006C4ABE">
        <w:t>'</w:t>
      </w:r>
      <w:r w:rsidR="004239DC">
        <w:t>s SAT Score average established it as being in the top 2% of California High Schools, earning an average of 18</w:t>
      </w:r>
      <w:r w:rsidR="006C4ABE">
        <w:t>11</w:t>
      </w:r>
      <w:r w:rsidR="004239DC">
        <w:t xml:space="preserve"> out of 2400 [</w:t>
      </w:r>
      <w:r w:rsidR="006562A2">
        <w:t>6</w:t>
      </w:r>
      <w:r w:rsidR="004239DC">
        <w:t>]</w:t>
      </w:r>
      <w:r w:rsidR="006C4ABE">
        <w:t>, so the authors posit that knowledge of lower SES students would not be more illuminating of STEM careers.</w:t>
      </w:r>
    </w:p>
    <w:p w:rsidR="00DF52C4" w:rsidRDefault="00DF52C4" w:rsidP="003F7780">
      <w:pPr>
        <w:pStyle w:val="SIW-Norm"/>
      </w:pPr>
    </w:p>
    <w:p w:rsidR="00291EA9" w:rsidRPr="00950DB3" w:rsidRDefault="00291EA9" w:rsidP="00781848">
      <w:pPr>
        <w:pStyle w:val="SIW-Hd-2"/>
        <w:keepNext/>
        <w:keepLines/>
        <w:widowControl/>
      </w:pPr>
      <w:r w:rsidRPr="00950DB3">
        <w:t xml:space="preserve">Characterizing the </w:t>
      </w:r>
      <w:r>
        <w:t>Student</w:t>
      </w:r>
      <w:r w:rsidRPr="00950DB3">
        <w:t>s</w:t>
      </w:r>
      <w:r>
        <w:t xml:space="preserve"> Career Choice Approaches</w:t>
      </w:r>
    </w:p>
    <w:p w:rsidR="00291EA9" w:rsidRDefault="00291EA9" w:rsidP="00781848">
      <w:pPr>
        <w:pStyle w:val="SIW-Norm"/>
        <w:keepNext/>
        <w:keepLines/>
        <w:widowControl/>
      </w:pPr>
    </w:p>
    <w:p w:rsidR="00291EA9" w:rsidRDefault="00291EA9" w:rsidP="00F1522C">
      <w:pPr>
        <w:pStyle w:val="SIW-Norm"/>
        <w:widowControl/>
      </w:pPr>
      <w:r>
        <w:t>Because of the rapid advancement of technology and communication</w:t>
      </w:r>
      <w:r w:rsidR="006C4ABE">
        <w:t>,</w:t>
      </w:r>
      <w:r>
        <w:t xml:space="preserve"> </w:t>
      </w:r>
      <w:r w:rsidR="006C4ABE">
        <w:t xml:space="preserve">this paper accepts the premise that </w:t>
      </w:r>
      <w:r>
        <w:t>the culture of the American adolescent has changed</w:t>
      </w:r>
      <w:r w:rsidR="00781848">
        <w:t xml:space="preserve">.  </w:t>
      </w:r>
      <w:r>
        <w:t xml:space="preserve">They have been exposed to information, images and values that were non </w:t>
      </w:r>
      <w:r w:rsidR="006C4ABE">
        <w:t>–existent or rarely communicated</w:t>
      </w:r>
      <w:r>
        <w:t xml:space="preserve"> in earlier generations</w:t>
      </w:r>
      <w:r w:rsidR="003E3BD6">
        <w:t xml:space="preserve"> [</w:t>
      </w:r>
      <w:r w:rsidR="006562A2">
        <w:t>7</w:t>
      </w:r>
      <w:r w:rsidR="003E3BD6">
        <w:t>]</w:t>
      </w:r>
      <w:r w:rsidR="00781848">
        <w:t xml:space="preserve">.  </w:t>
      </w:r>
      <w:r>
        <w:t>They are products of different styles of parenting and exposed to many environmental changes and dangers</w:t>
      </w:r>
      <w:r w:rsidR="00781848">
        <w:t xml:space="preserve">.  </w:t>
      </w:r>
      <w:r>
        <w:t>They are bombarded with peer influences both good and bad</w:t>
      </w:r>
      <w:r w:rsidR="00781848">
        <w:t xml:space="preserve">.  </w:t>
      </w:r>
      <w:r>
        <w:t>Adolescents today are bombarded with stress and this is when we come in with career and college information to add to their self-concerns</w:t>
      </w:r>
      <w:r w:rsidR="00781848">
        <w:t xml:space="preserve">.  </w:t>
      </w:r>
      <w:r>
        <w:t>Career programs can present information</w:t>
      </w:r>
      <w:r w:rsidR="00F27161">
        <w:t>,</w:t>
      </w:r>
      <w:r>
        <w:t xml:space="preserve"> but to really connect with a high </w:t>
      </w:r>
      <w:r w:rsidR="00F27161">
        <w:t>school</w:t>
      </w:r>
      <w:r>
        <w:t xml:space="preserve"> student</w:t>
      </w:r>
      <w:r w:rsidR="00F27161">
        <w:t>, this paper holds that</w:t>
      </w:r>
      <w:r>
        <w:t xml:space="preserve"> it has to be on a personal level to be effective</w:t>
      </w:r>
      <w:r w:rsidR="00781848">
        <w:t xml:space="preserve">.  </w:t>
      </w:r>
      <w:r>
        <w:t>A career mentor or a counselor who has the time to dedicate to individual meetings</w:t>
      </w:r>
      <w:r w:rsidR="00F27161">
        <w:t xml:space="preserve"> may be</w:t>
      </w:r>
      <w:r>
        <w:t xml:space="preserve"> ideal</w:t>
      </w:r>
      <w:r w:rsidR="003E4A66">
        <w:t>, but student loads, bureaucratic duties, and disciplinary duties militate against spending adequate time to accomplish this</w:t>
      </w:r>
      <w:r w:rsidR="00F27161">
        <w:t xml:space="preserve"> [</w:t>
      </w:r>
      <w:r w:rsidR="00F94294">
        <w:t>8</w:t>
      </w:r>
      <w:r w:rsidR="00F27161">
        <w:t>]</w:t>
      </w:r>
      <w:r w:rsidR="00781848">
        <w:t xml:space="preserve">.  </w:t>
      </w:r>
      <w:r>
        <w:t>An online mentor program can be effective as most adolescents are used to this type of communication and are sometimes more comfortable in this setting</w:t>
      </w:r>
      <w:r w:rsidR="00781848">
        <w:t xml:space="preserve">.  </w:t>
      </w:r>
      <w:r w:rsidR="00535D55">
        <w:t>The authors' experience is that a</w:t>
      </w:r>
      <w:r>
        <w:t>dolescents need to hear the human side of a job and what are the personal requirements of a job not just the job description and salary</w:t>
      </w:r>
      <w:r w:rsidR="00781848">
        <w:t xml:space="preserve">.  </w:t>
      </w:r>
      <w:r>
        <w:t>A preferred career program would incorporate career information throughout K-12 grades with a emphasis during the last class</w:t>
      </w:r>
      <w:r w:rsidR="00535D55">
        <w:t>es</w:t>
      </w:r>
      <w:r>
        <w:t xml:space="preserve"> before</w:t>
      </w:r>
      <w:r w:rsidR="00535D55">
        <w:t xml:space="preserve"> the end of</w:t>
      </w:r>
      <w:r>
        <w:t xml:space="preserve"> high school</w:t>
      </w:r>
      <w:r w:rsidR="00781848">
        <w:t xml:space="preserve">.  </w:t>
      </w:r>
      <w:r>
        <w:t>Career information can be tied to high school subjects as a preparation for high school and mentorship can play a big part in individual career maturity</w:t>
      </w:r>
      <w:r w:rsidR="00781848">
        <w:t xml:space="preserve">.  </w:t>
      </w:r>
      <w:r w:rsidR="00535D55">
        <w:t>Most science standards reviewed did not contain requirements to emphasize STEM career details.</w:t>
      </w:r>
    </w:p>
    <w:p w:rsidR="00291EA9" w:rsidRDefault="00291EA9" w:rsidP="00F1522C">
      <w:pPr>
        <w:pStyle w:val="SIW-Norm"/>
        <w:widowControl/>
      </w:pPr>
    </w:p>
    <w:p w:rsidR="00291EA9" w:rsidRDefault="00291EA9" w:rsidP="00F1522C">
      <w:pPr>
        <w:pStyle w:val="SIW-Hd-2"/>
        <w:widowControl/>
      </w:pPr>
      <w:r>
        <w:t>Typical Counseling Services</w:t>
      </w:r>
    </w:p>
    <w:p w:rsidR="00291EA9" w:rsidRDefault="00291EA9" w:rsidP="00F1522C">
      <w:pPr>
        <w:pStyle w:val="SIW-Norm"/>
        <w:widowControl/>
      </w:pPr>
    </w:p>
    <w:p w:rsidR="00291EA9" w:rsidRDefault="00291EA9" w:rsidP="00F1522C">
      <w:pPr>
        <w:pStyle w:val="SIW-Norm"/>
        <w:widowControl/>
      </w:pPr>
      <w:r>
        <w:t>Most counselors have a large student counselor ratio which prohibits them from seeing individual students just for career development</w:t>
      </w:r>
      <w:r w:rsidR="00781848">
        <w:t xml:space="preserve">.  </w:t>
      </w:r>
      <w:r w:rsidR="003E4A66">
        <w:t xml:space="preserve">The American School Counselor Association recommends a ratio of 250 students per counselor, but the national average is 483 students, with only three states satisfying that bench mark and the highest state ratio was reported at nearly four times that amount, 983 students per counselor </w:t>
      </w:r>
      <w:r w:rsidR="006A67B4">
        <w:t>[</w:t>
      </w:r>
      <w:r w:rsidR="00F94294">
        <w:t>9</w:t>
      </w:r>
      <w:r w:rsidR="006A67B4">
        <w:t xml:space="preserve">].  </w:t>
      </w:r>
      <w:r>
        <w:t>They may have many extra duties and are also required to react to crisis situations</w:t>
      </w:r>
      <w:r w:rsidR="00781848">
        <w:t xml:space="preserve">.  </w:t>
      </w:r>
      <w:r>
        <w:t xml:space="preserve">Some counselors have limited knowledge of career counseling or the district </w:t>
      </w:r>
      <w:r w:rsidR="006A67B4">
        <w:t>will</w:t>
      </w:r>
      <w:r>
        <w:t xml:space="preserve"> not provide funding for program such as aptitude assessments, </w:t>
      </w:r>
      <w:r w:rsidRPr="003E4A66">
        <w:rPr>
          <w:i/>
        </w:rPr>
        <w:t>etc</w:t>
      </w:r>
      <w:r w:rsidR="003E4A66">
        <w:rPr>
          <w:i/>
        </w:rPr>
        <w:t>.</w:t>
      </w:r>
      <w:r>
        <w:t xml:space="preserve"> Some teachers do not want to give up “class time” for </w:t>
      </w:r>
      <w:r w:rsidR="00F1522C">
        <w:t>counseling</w:t>
      </w:r>
      <w:r>
        <w:t xml:space="preserve"> </w:t>
      </w:r>
      <w:r w:rsidR="00F1522C">
        <w:t>programs</w:t>
      </w:r>
      <w:r>
        <w:t xml:space="preserve"> when in reality all teachers should incorporate careers into their subject matter</w:t>
      </w:r>
      <w:r w:rsidR="006A67B4">
        <w:t xml:space="preserve">.  </w:t>
      </w:r>
      <w:r>
        <w:t>Many rural counselors are required to have k-12 programs or teach classes which really spreads them thin for individual work with students</w:t>
      </w:r>
      <w:r w:rsidR="00781848">
        <w:t xml:space="preserve">.  </w:t>
      </w:r>
      <w:r w:rsidR="006A67B4">
        <w:t>Within the authors' experience, c</w:t>
      </w:r>
      <w:r>
        <w:t>ounselors are</w:t>
      </w:r>
      <w:r w:rsidR="006A67B4">
        <w:t xml:space="preserve"> regularly accused by some parents that of</w:t>
      </w:r>
      <w:r>
        <w:t xml:space="preserve"> trying to usurp parental </w:t>
      </w:r>
      <w:r w:rsidR="006A67B4">
        <w:t>control of and input into</w:t>
      </w:r>
      <w:r>
        <w:t xml:space="preserve"> college or career choice</w:t>
      </w:r>
      <w:r w:rsidR="00781848">
        <w:t xml:space="preserve">.  </w:t>
      </w:r>
    </w:p>
    <w:p w:rsidR="00291EA9" w:rsidRDefault="00291EA9" w:rsidP="00F1522C">
      <w:pPr>
        <w:pStyle w:val="SIW-Norm"/>
        <w:widowControl/>
      </w:pPr>
      <w:r>
        <w:t xml:space="preserve"> </w:t>
      </w:r>
    </w:p>
    <w:p w:rsidR="009C0EC1" w:rsidRDefault="00291EA9" w:rsidP="00F1522C">
      <w:pPr>
        <w:pStyle w:val="SIW-Norm"/>
        <w:widowControl/>
      </w:pPr>
      <w:r>
        <w:t xml:space="preserve">Some </w:t>
      </w:r>
      <w:r w:rsidR="006A67B4">
        <w:t xml:space="preserve">of the manifold </w:t>
      </w:r>
      <w:r>
        <w:t>duties</w:t>
      </w:r>
      <w:r w:rsidR="000403CB">
        <w:t xml:space="preserve"> which are typically</w:t>
      </w:r>
      <w:r>
        <w:t xml:space="preserve"> </w:t>
      </w:r>
      <w:r w:rsidR="006A67B4">
        <w:t>imposed upon</w:t>
      </w:r>
      <w:r>
        <w:t xml:space="preserve"> counselors</w:t>
      </w:r>
      <w:r w:rsidR="006A67B4">
        <w:t xml:space="preserve"> are</w:t>
      </w:r>
      <w:r>
        <w:t>:</w:t>
      </w:r>
      <w:r w:rsidR="00781848">
        <w:t xml:space="preserve"> </w:t>
      </w:r>
      <w:r>
        <w:t xml:space="preserve">career/college programs, financial aid and </w:t>
      </w:r>
      <w:r w:rsidR="006A67B4">
        <w:t>scholarship</w:t>
      </w:r>
      <w:r>
        <w:t xml:space="preserve"> assistance, crisis counseling, group counseling, parent -teacher -counselor -student conferences,</w:t>
      </w:r>
      <w:r w:rsidR="00781848">
        <w:t xml:space="preserve"> </w:t>
      </w:r>
      <w:r>
        <w:t>securing independent studies for students, coordinating high school-college dual credit classes, attending</w:t>
      </w:r>
      <w:r w:rsidR="006A67B4">
        <w:t xml:space="preserve"> Individualized Education Plan</w:t>
      </w:r>
      <w:r>
        <w:t xml:space="preserve"> </w:t>
      </w:r>
      <w:r w:rsidR="006A67B4">
        <w:t>(</w:t>
      </w:r>
      <w:r>
        <w:t>IEP</w:t>
      </w:r>
      <w:r w:rsidR="006A67B4">
        <w:t>)</w:t>
      </w:r>
      <w:r>
        <w:t xml:space="preserve"> meetings, coordinating with school psychologist, principal, teachers, parents to develop individual discipline or graduation plan,</w:t>
      </w:r>
      <w:r w:rsidR="00781848">
        <w:t xml:space="preserve"> </w:t>
      </w:r>
      <w:r>
        <w:t xml:space="preserve"> workshops for parents on financial aid and college applications, letters of recommendation, coordinating student award programs or opportunities</w:t>
      </w:r>
      <w:r w:rsidR="006A67B4">
        <w:t xml:space="preserve">, e.g. </w:t>
      </w:r>
      <w:r>
        <w:t>Boys/Girls State for example</w:t>
      </w:r>
      <w:r w:rsidR="006A67B4">
        <w:t>,</w:t>
      </w:r>
      <w:r w:rsidR="00781848">
        <w:t xml:space="preserve"> </w:t>
      </w:r>
      <w:r>
        <w:t>class observations for case studies,</w:t>
      </w:r>
      <w:r w:rsidR="00781848">
        <w:t xml:space="preserve"> </w:t>
      </w:r>
      <w:r>
        <w:t>class scheduling and creating master schedule,</w:t>
      </w:r>
      <w:r w:rsidR="00781848">
        <w:t xml:space="preserve"> </w:t>
      </w:r>
      <w:r>
        <w:t>state progr</w:t>
      </w:r>
      <w:r w:rsidR="006A67B4">
        <w:t xml:space="preserve">ams </w:t>
      </w:r>
      <w:r>
        <w:t>like Anti-Bullying, called in to cover teacher’s classes,</w:t>
      </w:r>
      <w:r w:rsidR="00781848">
        <w:t xml:space="preserve"> </w:t>
      </w:r>
      <w:r>
        <w:t xml:space="preserve">scheduling college and vocational recruiters , setting up job, career or college fairs, </w:t>
      </w:r>
      <w:r w:rsidRPr="006A67B4">
        <w:rPr>
          <w:i/>
        </w:rPr>
        <w:t>etc</w:t>
      </w:r>
      <w:r w:rsidR="006A67B4">
        <w:t>.</w:t>
      </w:r>
      <w:r>
        <w:t>!</w:t>
      </w:r>
    </w:p>
    <w:p w:rsidR="009C0EC1" w:rsidRDefault="009C0EC1" w:rsidP="00F1522C">
      <w:pPr>
        <w:spacing w:before="0" w:line="220" w:lineRule="exact"/>
        <w:ind w:left="0"/>
      </w:pPr>
      <w:bookmarkStart w:id="0" w:name="1.1_This_is_a_subsection_title_[“Heading"/>
      <w:bookmarkEnd w:id="0"/>
    </w:p>
    <w:p w:rsidR="002A47A5" w:rsidRPr="002A47A5" w:rsidRDefault="002A47A5" w:rsidP="000403CB">
      <w:pPr>
        <w:pStyle w:val="SIW-Hd-2"/>
        <w:keepNext/>
        <w:keepLines/>
        <w:widowControl/>
      </w:pPr>
      <w:r>
        <w:t>Post-Secondary School Counseling</w:t>
      </w:r>
      <w:r w:rsidR="00D851B3">
        <w:t xml:space="preserve"> and Career Mentoring</w:t>
      </w:r>
    </w:p>
    <w:p w:rsidR="002A47A5" w:rsidRDefault="002A47A5" w:rsidP="000403CB">
      <w:pPr>
        <w:pStyle w:val="SIW-Norm"/>
        <w:keepNext/>
        <w:keepLines/>
        <w:widowControl/>
      </w:pPr>
    </w:p>
    <w:p w:rsidR="00644A25" w:rsidRDefault="00D851B3" w:rsidP="00F1522C">
      <w:pPr>
        <w:pStyle w:val="SIW-Norm"/>
        <w:widowControl/>
      </w:pPr>
      <w:r>
        <w:t>One form of career counseling and professional mentoring that has been documented for some time is the process of accession into, assignments within and advancement in skill and position in the military</w:t>
      </w:r>
      <w:r w:rsidR="00781848">
        <w:t xml:space="preserve">.  </w:t>
      </w:r>
      <w:r w:rsidR="00644A25">
        <w:t>Mentoring in the Navy has prob</w:t>
      </w:r>
      <w:r w:rsidR="00644A25">
        <w:lastRenderedPageBreak/>
        <w:t>ably been going on since Oct 14th 1775 when the 2nd man joined the newly formed United States Navy</w:t>
      </w:r>
      <w:r w:rsidR="00781848">
        <w:t xml:space="preserve">.  </w:t>
      </w:r>
      <w:r>
        <w:t>Much of this would have been based on the more common civilian seafarers' experience and on the organization of the British Navy</w:t>
      </w:r>
      <w:r w:rsidR="00781848">
        <w:t xml:space="preserve">.  </w:t>
      </w:r>
      <w:r>
        <w:t xml:space="preserve">The military experience provides yet another set of insights, as the assignment to one of a vast array of fields has traditionally been done by the service, historically with virtually no choice left to the </w:t>
      </w:r>
      <w:r w:rsidR="00483820">
        <w:t>enlistee</w:t>
      </w:r>
      <w:r w:rsidR="00781848">
        <w:t xml:space="preserve">.  </w:t>
      </w:r>
      <w:r w:rsidR="00483820">
        <w:t xml:space="preserve">Lest the reader be misled, it should be noted that the modern military establishment is not monolithically comprised of infantry in the Army and boatswain mates in the Navy, the respective portions of their services being ~15% and </w:t>
      </w:r>
      <w:r w:rsidR="000D7133">
        <w:t>~7%</w:t>
      </w:r>
      <w:r w:rsidR="00781848">
        <w:t xml:space="preserve">.  </w:t>
      </w:r>
      <w:r w:rsidR="00450CF8">
        <w:t>The Navy lists 58 different rates running from Air Traffic Controller to Yeoman</w:t>
      </w:r>
      <w:r w:rsidR="000403CB">
        <w:t xml:space="preserve"> [</w:t>
      </w:r>
      <w:r w:rsidR="006562A2">
        <w:t>1</w:t>
      </w:r>
      <w:r w:rsidR="00F94294">
        <w:t>0</w:t>
      </w:r>
      <w:r w:rsidR="00DB6CFE">
        <w:t>]</w:t>
      </w:r>
      <w:r w:rsidR="00450CF8">
        <w:t>.</w:t>
      </w:r>
    </w:p>
    <w:p w:rsidR="00D851B3" w:rsidRDefault="00D851B3" w:rsidP="00F1522C">
      <w:pPr>
        <w:pStyle w:val="SIW-Norm"/>
        <w:widowControl/>
      </w:pPr>
    </w:p>
    <w:p w:rsidR="00644A25" w:rsidRDefault="00644A25" w:rsidP="00F1522C">
      <w:pPr>
        <w:pStyle w:val="SIW-Norm"/>
        <w:widowControl/>
      </w:pPr>
      <w:r>
        <w:t>Not only is the mentor imparting their wisdom, usually learned from a mentor, they are investing in the future of the mentee</w:t>
      </w:r>
      <w:r w:rsidR="00781848">
        <w:t xml:space="preserve">.  </w:t>
      </w:r>
      <w:r>
        <w:t>When one enlists in the military, there is never an end date set in stone</w:t>
      </w:r>
      <w:r w:rsidR="00781848">
        <w:t xml:space="preserve">.  </w:t>
      </w:r>
      <w:r>
        <w:t>One may re-enlist or may even get out for some reason before their scheduled release date</w:t>
      </w:r>
      <w:r w:rsidR="00781848">
        <w:t xml:space="preserve">.  </w:t>
      </w:r>
      <w:r>
        <w:t>I always said that the purpose of the mentor is to Train your replacement</w:t>
      </w:r>
      <w:r w:rsidR="00781848">
        <w:t xml:space="preserve">. </w:t>
      </w:r>
      <w:r>
        <w:t>T</w:t>
      </w:r>
      <w:r w:rsidR="00535D1D">
        <w:t>his paper asserts that t</w:t>
      </w:r>
      <w:r>
        <w:t>he mentor must be willing to impart their knowledge</w:t>
      </w:r>
      <w:r w:rsidR="00535D1D">
        <w:t xml:space="preserve"> of the career paths and stages</w:t>
      </w:r>
      <w:r>
        <w:t xml:space="preserve"> on to the next generation if the Navy is to function</w:t>
      </w:r>
      <w:r w:rsidR="00781848">
        <w:t xml:space="preserve">.  </w:t>
      </w:r>
      <w:r>
        <w:t xml:space="preserve">Some examples of mentoring in a Navy setting may be as simple as </w:t>
      </w:r>
      <w:r w:rsidR="00535D1D">
        <w:t>describing duty stations, the various duties performed at each stage of a career and what the future may hold for different ratings</w:t>
      </w:r>
      <w:r w:rsidR="00781848">
        <w:t xml:space="preserve">.  </w:t>
      </w:r>
      <w:r>
        <w:t>Specialty training may include what to expect in different situations such as airborne or sub service operations</w:t>
      </w:r>
      <w:r w:rsidR="00781848">
        <w:t xml:space="preserve">.  </w:t>
      </w:r>
    </w:p>
    <w:p w:rsidR="00644A25" w:rsidRDefault="00644A25" w:rsidP="00F1522C">
      <w:pPr>
        <w:pStyle w:val="SIW-Norm"/>
        <w:widowControl/>
      </w:pPr>
      <w:r>
        <w:t>Mostly in the military, the mentor will be senior in rank to the mentee</w:t>
      </w:r>
      <w:r w:rsidR="00781848">
        <w:t xml:space="preserve">.  </w:t>
      </w:r>
      <w:r>
        <w:t>Occasionally, a senior E-5 or E-6 may be retrained (cross rated) from another specialty</w:t>
      </w:r>
      <w:r w:rsidR="00781848">
        <w:t xml:space="preserve">.  </w:t>
      </w:r>
      <w:r>
        <w:t>Times like this, the senior person must be willing to be mentored by someone his junior</w:t>
      </w:r>
      <w:r w:rsidR="00781848">
        <w:t xml:space="preserve">.  </w:t>
      </w:r>
      <w:r>
        <w:t>One thing that all mentors must have in common is to exhibit the attributes it takes to be successful in the task at hand.</w:t>
      </w:r>
    </w:p>
    <w:p w:rsidR="00D851B3" w:rsidRDefault="00D851B3" w:rsidP="00F1522C">
      <w:pPr>
        <w:pStyle w:val="SIW-Norm"/>
        <w:widowControl/>
      </w:pPr>
    </w:p>
    <w:p w:rsidR="00152DD9" w:rsidRDefault="00644A25" w:rsidP="00F1522C">
      <w:pPr>
        <w:pStyle w:val="SIW-Norm"/>
        <w:widowControl/>
      </w:pPr>
      <w:r>
        <w:t>A good mentor guides the mentee when it comes to career decisions</w:t>
      </w:r>
      <w:r w:rsidR="00781848">
        <w:t xml:space="preserve">.  </w:t>
      </w:r>
      <w:r>
        <w:t>Just because a person has an interest in surfing, make sure they understand what the work environment and job satisfaction will be like before they sign up for a tour in Hawaii or Guam</w:t>
      </w:r>
      <w:r w:rsidR="00781848">
        <w:t xml:space="preserve">.  </w:t>
      </w:r>
      <w:r>
        <w:t>Likewise, an isolated tour may often be one of the most fulfilling in terms of contributing to the overall mission of the Navy</w:t>
      </w:r>
      <w:r w:rsidR="00781848">
        <w:t xml:space="preserve">.  </w:t>
      </w:r>
      <w:r>
        <w:t>Sometimes there might be a young Sailor who obtained his college degree before enlisting</w:t>
      </w:r>
      <w:r w:rsidR="00781848">
        <w:t xml:space="preserve">.  </w:t>
      </w:r>
      <w:r>
        <w:t>They may have all the tools to be an excellent officer but for reasons known sometimes only to them, they prefer to stay enlisted instead of accepting a commission</w:t>
      </w:r>
      <w:r w:rsidR="00781848">
        <w:t xml:space="preserve">.  </w:t>
      </w:r>
      <w:r>
        <w:t>A case in point during a tour at the recruitin</w:t>
      </w:r>
      <w:r w:rsidR="00535D1D">
        <w:t xml:space="preserve">g office in Southern California, one of the authors (Spaulding), </w:t>
      </w:r>
      <w:r>
        <w:t xml:space="preserve">had a young man who scored extremely high on every aptitude test </w:t>
      </w:r>
      <w:r w:rsidR="00535D1D">
        <w:t>he was given</w:t>
      </w:r>
      <w:r w:rsidR="00781848">
        <w:t xml:space="preserve">.  </w:t>
      </w:r>
      <w:r>
        <w:t>He qualified for anything he would choose</w:t>
      </w:r>
      <w:r w:rsidR="00152DD9">
        <w:t xml:space="preserve"> to do</w:t>
      </w:r>
      <w:r>
        <w:t xml:space="preserve"> in the Navy</w:t>
      </w:r>
      <w:r w:rsidR="00781848">
        <w:t xml:space="preserve">.  </w:t>
      </w:r>
      <w:r>
        <w:t>He wanted to be a Boatswain's Mate</w:t>
      </w:r>
      <w:r w:rsidR="00152DD9">
        <w:t xml:space="preserve">, but he was informed that </w:t>
      </w:r>
      <w:r>
        <w:t xml:space="preserve">was </w:t>
      </w:r>
      <w:r w:rsidR="00152DD9">
        <w:t>open to him</w:t>
      </w:r>
      <w:r w:rsidR="00781848">
        <w:t xml:space="preserve">.  </w:t>
      </w:r>
      <w:r>
        <w:t xml:space="preserve">He </w:t>
      </w:r>
      <w:r w:rsidR="00152DD9">
        <w:t>informed the staff that</w:t>
      </w:r>
      <w:r>
        <w:t xml:space="preserve"> when he went through classification</w:t>
      </w:r>
      <w:r w:rsidR="00152DD9">
        <w:t xml:space="preserve"> testing</w:t>
      </w:r>
      <w:r>
        <w:t xml:space="preserve">, they told him he had </w:t>
      </w:r>
      <w:r w:rsidR="00152DD9">
        <w:t xml:space="preserve"> qualified </w:t>
      </w:r>
      <w:r>
        <w:t>to sign up for the Nuclear Power program</w:t>
      </w:r>
      <w:r w:rsidR="00152DD9">
        <w:t xml:space="preserve">.  However, he said that </w:t>
      </w:r>
      <w:r>
        <w:t xml:space="preserve">he didn't want </w:t>
      </w:r>
      <w:r w:rsidR="00152DD9">
        <w:t xml:space="preserve">to take </w:t>
      </w:r>
      <w:r>
        <w:t xml:space="preserve">that </w:t>
      </w:r>
      <w:r w:rsidR="00152DD9">
        <w:t xml:space="preserve">path </w:t>
      </w:r>
      <w:r>
        <w:t>because his Father and Grandfather had both been Boatswain Mates and that's all he wanted</w:t>
      </w:r>
      <w:r w:rsidR="00781848">
        <w:t xml:space="preserve">. </w:t>
      </w:r>
    </w:p>
    <w:p w:rsidR="00152DD9" w:rsidRDefault="00152DD9" w:rsidP="00F1522C">
      <w:pPr>
        <w:pStyle w:val="SIW-Norm"/>
        <w:widowControl/>
      </w:pPr>
    </w:p>
    <w:p w:rsidR="00644A25" w:rsidRDefault="00644A25" w:rsidP="00F1522C">
      <w:pPr>
        <w:pStyle w:val="SIW-Norm"/>
        <w:widowControl/>
      </w:pPr>
      <w:r>
        <w:t>Throughout the Navy, the importance of the mentor cannot be</w:t>
      </w:r>
      <w:r w:rsidR="00781848">
        <w:t xml:space="preserve"> </w:t>
      </w:r>
      <w:r>
        <w:t>emphasized enough</w:t>
      </w:r>
      <w:r w:rsidR="00781848">
        <w:t xml:space="preserve">.  </w:t>
      </w:r>
      <w:r>
        <w:t>Whether it's offering career advice or imparting job skills they have learned to help in professional development, the actions of good mentors will always be one of the most valuable assets a command may have.</w:t>
      </w:r>
      <w:r w:rsidR="00152DD9">
        <w:t xml:space="preserve"> </w:t>
      </w:r>
      <w:r>
        <w:t>In the civilian world, a lot of people are drawn to certain occupations because of high earning potential or familial ties to that profession</w:t>
      </w:r>
      <w:r w:rsidR="00781848">
        <w:t xml:space="preserve">.  </w:t>
      </w:r>
      <w:r>
        <w:t>Often, they find themselves deep in debt over student loans and working in a field that is not at all what they thought it would be</w:t>
      </w:r>
      <w:r w:rsidR="00781848">
        <w:t xml:space="preserve">.  </w:t>
      </w:r>
    </w:p>
    <w:p w:rsidR="001716AF" w:rsidRDefault="001716AF" w:rsidP="00F1522C">
      <w:pPr>
        <w:pStyle w:val="SIW-Norm"/>
        <w:widowControl/>
      </w:pPr>
    </w:p>
    <w:p w:rsidR="002A47A5" w:rsidRDefault="002A47A5" w:rsidP="00F1522C">
      <w:pPr>
        <w:pStyle w:val="SIW-Norm"/>
        <w:widowControl/>
      </w:pPr>
    </w:p>
    <w:p w:rsidR="00644A25" w:rsidRDefault="00644A25" w:rsidP="00F1522C">
      <w:pPr>
        <w:pStyle w:val="SIW-Hd-2"/>
        <w:widowControl/>
      </w:pPr>
      <w:r>
        <w:t>Poor Career Selection Ramifications</w:t>
      </w:r>
    </w:p>
    <w:p w:rsidR="00644A25" w:rsidRDefault="00644A25" w:rsidP="00F1522C">
      <w:pPr>
        <w:pStyle w:val="SIW-Norm"/>
        <w:widowControl/>
      </w:pPr>
    </w:p>
    <w:p w:rsidR="001716AF" w:rsidRDefault="001716AF" w:rsidP="00F1522C">
      <w:pPr>
        <w:pStyle w:val="SIW-Norm"/>
        <w:widowControl/>
      </w:pPr>
      <w:r>
        <w:t>When working for a major U.S</w:t>
      </w:r>
      <w:r w:rsidR="006562A2">
        <w:t>.</w:t>
      </w:r>
      <w:r>
        <w:t xml:space="preserve"> trucking company, it was common to observe professional people who were making career changes to driving a truck. One example was an attorney who decided one day that he had never enjoyed practicing law and wanted out of the that high pressure and unfulfilling profession [</w:t>
      </w:r>
      <w:r w:rsidR="006562A2">
        <w:t>11</w:t>
      </w:r>
      <w:r w:rsidR="00DB6CFE">
        <w:t>]</w:t>
      </w:r>
      <w:r>
        <w:t>. Many people who had never considered driving for a living until they learned how high the earning potential can be.  Others, often females, had stayed away from trucking because they didn't know whether they would be accepted or not.  A personal example from one of the authors was a man who</w:t>
      </w:r>
      <w:r w:rsidR="00644A25">
        <w:t xml:space="preserve"> graduated</w:t>
      </w:r>
      <w:r>
        <w:t xml:space="preserve"> from</w:t>
      </w:r>
      <w:r w:rsidR="00644A25">
        <w:t xml:space="preserve"> Law School but was never happy in the corporate world</w:t>
      </w:r>
      <w:r w:rsidR="00781848">
        <w:t xml:space="preserve">.  </w:t>
      </w:r>
      <w:r w:rsidR="00644A25">
        <w:t>He wound up as the D.A</w:t>
      </w:r>
      <w:r>
        <w:t>.</w:t>
      </w:r>
      <w:r w:rsidR="00781848">
        <w:t xml:space="preserve"> </w:t>
      </w:r>
      <w:r w:rsidR="00644A25">
        <w:t>in one of the smaller counties in Nevada and loved it</w:t>
      </w:r>
      <w:r w:rsidR="00781848">
        <w:t xml:space="preserve">.  </w:t>
      </w:r>
    </w:p>
    <w:p w:rsidR="001716AF" w:rsidRDefault="001716AF" w:rsidP="00F1522C">
      <w:pPr>
        <w:pStyle w:val="SIW-Norm"/>
        <w:widowControl/>
      </w:pPr>
    </w:p>
    <w:p w:rsidR="00644A25" w:rsidRDefault="00644A25" w:rsidP="00F1522C">
      <w:pPr>
        <w:pStyle w:val="SIW-Norm"/>
        <w:widowControl/>
      </w:pPr>
      <w:r>
        <w:t xml:space="preserve">Several </w:t>
      </w:r>
      <w:r w:rsidR="001716AF">
        <w:t>sailors and officers</w:t>
      </w:r>
      <w:r>
        <w:t xml:space="preserve"> in the Navy should have never been in the jobs they held or even in the Navy in some cases</w:t>
      </w:r>
      <w:r w:rsidR="001716AF">
        <w:t xml:space="preserve">, but the two authors who are veterans were both surprised at the number of people who were placed by the Navy in fields that they did not request and yet found a life-long love of the work they did.  The authors regret that they could find no data as to the career satisfaction achieved by the military as opposed to the career selections made by high school seniors who stay in the civilian sector.  </w:t>
      </w:r>
    </w:p>
    <w:p w:rsidR="001716AF" w:rsidRDefault="001716AF" w:rsidP="00F1522C">
      <w:pPr>
        <w:pStyle w:val="SIW-Norm"/>
        <w:widowControl/>
      </w:pPr>
    </w:p>
    <w:p w:rsidR="00644A25" w:rsidRDefault="001716AF" w:rsidP="00F1522C">
      <w:pPr>
        <w:pStyle w:val="SIW-Norm"/>
        <w:widowControl/>
      </w:pPr>
      <w:r>
        <w:lastRenderedPageBreak/>
        <w:t>One observation from the trucking industry was that</w:t>
      </w:r>
      <w:r w:rsidR="00644A25">
        <w:t xml:space="preserve"> a </w:t>
      </w:r>
      <w:r w:rsidR="0083295B">
        <w:t>significant number</w:t>
      </w:r>
      <w:r w:rsidR="00644A25">
        <w:t xml:space="preserve"> of </w:t>
      </w:r>
      <w:r w:rsidR="0083295B">
        <w:t>people</w:t>
      </w:r>
      <w:r w:rsidR="00644A25">
        <w:t xml:space="preserve"> were there when their </w:t>
      </w:r>
      <w:r w:rsidR="0083295B">
        <w:t>financial circumstances forced the issue or when</w:t>
      </w:r>
      <w:r w:rsidR="00644A25">
        <w:t xml:space="preserve"> they</w:t>
      </w:r>
      <w:r w:rsidR="0083295B">
        <w:t xml:space="preserve"> were seduced into entering the field by</w:t>
      </w:r>
      <w:r w:rsidR="00644A25">
        <w:t xml:space="preserve"> </w:t>
      </w:r>
      <w:r w:rsidR="0083295B">
        <w:t>having</w:t>
      </w:r>
      <w:r w:rsidR="00644A25">
        <w:t xml:space="preserve"> lis</w:t>
      </w:r>
      <w:r w:rsidR="0083295B">
        <w:t>tened to one of the</w:t>
      </w:r>
      <w:r w:rsidR="00644A25">
        <w:t xml:space="preserve"> many truck driving songs</w:t>
      </w:r>
      <w:r w:rsidR="0083295B">
        <w:t>.  Anecdotally, both groups seemed to exhibit higher rates of truncated truck driving careers</w:t>
      </w:r>
      <w:r w:rsidR="00644A25">
        <w:t xml:space="preserve"> </w:t>
      </w:r>
      <w:r w:rsidR="0083295B">
        <w:t>as they</w:t>
      </w:r>
      <w:r w:rsidR="00644A25">
        <w:t xml:space="preserve"> found out it wasn't what they thought</w:t>
      </w:r>
      <w:r w:rsidR="00781848">
        <w:t xml:space="preserve">.  </w:t>
      </w:r>
      <w:r w:rsidR="00644A25">
        <w:t>A lot of the most successful drivers ended up moving into management or training billets and thrived there as</w:t>
      </w:r>
      <w:r w:rsidR="0083295B">
        <w:t xml:space="preserve"> much as</w:t>
      </w:r>
      <w:r w:rsidR="00644A25">
        <w:t xml:space="preserve"> they did as drivers</w:t>
      </w:r>
      <w:r w:rsidR="00781848">
        <w:t xml:space="preserve">. </w:t>
      </w:r>
      <w:r w:rsidR="0083295B">
        <w:t xml:space="preserve">  One driver was asked by t</w:t>
      </w:r>
      <w:r w:rsidR="00644A25">
        <w:t xml:space="preserve">he owner of </w:t>
      </w:r>
      <w:r w:rsidR="0083295B">
        <w:t xml:space="preserve"> a trucking company </w:t>
      </w:r>
      <w:r w:rsidR="00644A25">
        <w:t xml:space="preserve">what made </w:t>
      </w:r>
      <w:r w:rsidR="0083295B">
        <w:t>him</w:t>
      </w:r>
      <w:r w:rsidR="00644A25">
        <w:t xml:space="preserve"> seem so </w:t>
      </w:r>
      <w:r w:rsidR="0083295B">
        <w:t>enthusiastic</w:t>
      </w:r>
      <w:r w:rsidR="00644A25">
        <w:t xml:space="preserve"> and </w:t>
      </w:r>
      <w:r w:rsidR="0083295B">
        <w:t>motivated</w:t>
      </w:r>
      <w:r w:rsidR="00644A25">
        <w:t xml:space="preserve"> every time he saw </w:t>
      </w:r>
      <w:r w:rsidR="0083295B">
        <w:t>him</w:t>
      </w:r>
      <w:r w:rsidR="00781848">
        <w:t xml:space="preserve">.  </w:t>
      </w:r>
      <w:r w:rsidR="0083295B">
        <w:t>The driver</w:t>
      </w:r>
      <w:r w:rsidR="00644A25">
        <w:t xml:space="preserve"> told him, "Don't you understand, driving a truck is just about the most fun a guy can have with his clothes on".</w:t>
      </w:r>
    </w:p>
    <w:p w:rsidR="00644A25" w:rsidRPr="002A47A5" w:rsidRDefault="00644A25" w:rsidP="00F1522C">
      <w:pPr>
        <w:pStyle w:val="SIW-Norm"/>
        <w:widowControl/>
      </w:pPr>
    </w:p>
    <w:p w:rsidR="008445F4" w:rsidRDefault="00AA168A" w:rsidP="00F1522C">
      <w:pPr>
        <w:pStyle w:val="SIW-Hd-1"/>
        <w:keepNext/>
        <w:keepLines/>
        <w:widowControl/>
      </w:pPr>
      <w:bookmarkStart w:id="1" w:name="Editorial_Guidelines"/>
      <w:bookmarkStart w:id="2" w:name="3._References"/>
      <w:bookmarkEnd w:id="1"/>
      <w:bookmarkEnd w:id="2"/>
      <w:r>
        <w:t>Virtual Humans in t</w:t>
      </w:r>
      <w:r w:rsidR="008445F4">
        <w:t>h</w:t>
      </w:r>
      <w:r w:rsidR="005B2A97">
        <w:t>e MentorPal</w:t>
      </w:r>
      <w:r w:rsidR="008445F4">
        <w:t xml:space="preserve"> Project</w:t>
      </w:r>
    </w:p>
    <w:p w:rsidR="008445F4" w:rsidRDefault="008445F4" w:rsidP="00F1522C">
      <w:pPr>
        <w:pStyle w:val="SIW-Norm"/>
        <w:keepNext/>
        <w:keepLines/>
        <w:widowControl/>
      </w:pPr>
    </w:p>
    <w:p w:rsidR="00AA168A" w:rsidRDefault="00AA168A" w:rsidP="00F1522C">
      <w:pPr>
        <w:pStyle w:val="SIW-Norm"/>
        <w:widowControl/>
      </w:pPr>
      <w:r>
        <w:t>The MentorPal project is funded by the U.S</w:t>
      </w:r>
      <w:r w:rsidR="00781848">
        <w:t xml:space="preserve">.  </w:t>
      </w:r>
      <w:r>
        <w:t>Office of Naval Research to improve the selection of STEM careers</w:t>
      </w:r>
      <w:r w:rsidR="00781848">
        <w:t xml:space="preserve">.  </w:t>
      </w:r>
      <w:r w:rsidR="00462C48">
        <w:t>They funded a program based on earlier USC technology that delivered as conversation-like exchange</w:t>
      </w:r>
      <w:r w:rsidR="00781848">
        <w:t xml:space="preserve">.  </w:t>
      </w:r>
      <w:r w:rsidR="00462C48">
        <w:t xml:space="preserve">Initially, a group of 500 to 1,500 short (~1.5 minute) video clips responding to carefully crafted questions about STEM careers, </w:t>
      </w:r>
      <w:r w:rsidR="00462C48" w:rsidRPr="00462C48">
        <w:rPr>
          <w:i/>
        </w:rPr>
        <w:t>e.g</w:t>
      </w:r>
      <w:r w:rsidR="00781848">
        <w:rPr>
          <w:i/>
        </w:rPr>
        <w:t xml:space="preserve">.  </w:t>
      </w:r>
      <w:r w:rsidR="00462C48">
        <w:t>"What does your work area look like?"</w:t>
      </w:r>
      <w:r w:rsidR="00781848">
        <w:t xml:space="preserve"> </w:t>
      </w:r>
      <w:r w:rsidR="00462C48">
        <w:t>These clips are then used to create an on-line mentor for pre-college students and it presents a conversational exchange of data.</w:t>
      </w:r>
    </w:p>
    <w:p w:rsidR="00462C48" w:rsidRDefault="00462C48" w:rsidP="00F1522C">
      <w:pPr>
        <w:pStyle w:val="SIW-Norm"/>
        <w:widowControl/>
      </w:pPr>
    </w:p>
    <w:p w:rsidR="008445F4" w:rsidRDefault="008445F4" w:rsidP="00F1522C">
      <w:pPr>
        <w:pStyle w:val="SIW-Norm"/>
        <w:widowControl/>
      </w:pPr>
      <w:r w:rsidRPr="000A155F">
        <w:t xml:space="preserve">To those </w:t>
      </w:r>
      <w:r>
        <w:t>who have not had to face the challenges of</w:t>
      </w:r>
      <w:r w:rsidRPr="000A155F">
        <w:t xml:space="preserve"> its hurdles, creating a virtual human may seem as simple as remodeling a human using </w:t>
      </w:r>
      <w:r>
        <w:t>Computer Generated Imagery (</w:t>
      </w:r>
      <w:r w:rsidRPr="000A155F">
        <w:t>CGI</w:t>
      </w:r>
      <w:r>
        <w:t>.)</w:t>
      </w:r>
      <w:r w:rsidR="00781848">
        <w:t xml:space="preserve"> </w:t>
      </w:r>
      <w:r>
        <w:t>I</w:t>
      </w:r>
      <w:r w:rsidRPr="000A155F">
        <w:t>t turns out that it takes significant study and effort to implement a Virtual Conversation and the process can consume considerable computing power</w:t>
      </w:r>
      <w:r w:rsidR="00781848">
        <w:t xml:space="preserve">.  </w:t>
      </w:r>
      <w:r w:rsidRPr="000A155F">
        <w:t xml:space="preserve">The </w:t>
      </w:r>
      <w:r>
        <w:t>range of skills and the application of technologies</w:t>
      </w:r>
      <w:r w:rsidRPr="000A155F">
        <w:t xml:space="preserve"> that go into the creation of a virtual conversation with lifelike abil</w:t>
      </w:r>
      <w:r>
        <w:t>ities include Natural Language P</w:t>
      </w:r>
      <w:r w:rsidRPr="000A155F">
        <w:t>rocessing</w:t>
      </w:r>
      <w:r>
        <w:t xml:space="preserve"> (NLP)</w:t>
      </w:r>
      <w:r w:rsidRPr="000A155F">
        <w:t xml:space="preserve">, machine learning, </w:t>
      </w:r>
      <w:r>
        <w:t>Virtual Reality (</w:t>
      </w:r>
      <w:r w:rsidRPr="000A155F">
        <w:t>VR</w:t>
      </w:r>
      <w:r>
        <w:t>)</w:t>
      </w:r>
      <w:r w:rsidRPr="000A155F">
        <w:t>, CGI</w:t>
      </w:r>
      <w:r>
        <w:t xml:space="preserve"> (if animation is involved.)</w:t>
      </w:r>
      <w:r w:rsidRPr="000A155F">
        <w:t>, and social stimulation of humans by computer-g</w:t>
      </w:r>
      <w:r>
        <w:t>enerated interactions</w:t>
      </w:r>
      <w:r w:rsidR="00781848">
        <w:t xml:space="preserve">.  </w:t>
      </w:r>
      <w:r>
        <w:t xml:space="preserve">NLP </w:t>
      </w:r>
      <w:r w:rsidRPr="000A155F">
        <w:t>will be the main focus of this discussion, though the same argument concerning the limits of virtual humans can be made with several of the other components</w:t>
      </w:r>
      <w:r w:rsidR="00781848">
        <w:t xml:space="preserve">.  </w:t>
      </w:r>
      <w:r>
        <w:t>Natural Language P</w:t>
      </w:r>
      <w:r w:rsidRPr="000A155F">
        <w:t xml:space="preserve">rocessing is comprised of the decomposition of language to allow the computer to do useful communications </w:t>
      </w:r>
      <w:r w:rsidR="00EA4493">
        <w:t>[</w:t>
      </w:r>
      <w:r w:rsidR="006562A2">
        <w:t>12</w:t>
      </w:r>
      <w:r w:rsidR="00EA4493">
        <w:t>]</w:t>
      </w:r>
      <w:r w:rsidR="00781848">
        <w:t xml:space="preserve">.  </w:t>
      </w:r>
      <w:r w:rsidRPr="000A155F">
        <w:t>Recent developments in NLP have made signi</w:t>
      </w:r>
      <w:r>
        <w:t>ficant advances, in</w:t>
      </w:r>
      <w:r w:rsidRPr="000A155F">
        <w:t xml:space="preserve">cluding breaking down sentences into: parts-of-speech tags, chunks, entity tags, semantic roles, similar words, and the grammatical and semantic elements of a sentence that generate meaning </w:t>
      </w:r>
      <w:r w:rsidR="006562A2">
        <w:t>[</w:t>
      </w:r>
      <w:r w:rsidR="00F94294">
        <w:t>13</w:t>
      </w:r>
      <w:r w:rsidR="006562A2">
        <w:t>]</w:t>
      </w:r>
      <w:r w:rsidRPr="000A155F">
        <w:t>.</w:t>
      </w:r>
    </w:p>
    <w:p w:rsidR="008445F4" w:rsidRDefault="008445F4" w:rsidP="00F1522C">
      <w:pPr>
        <w:pStyle w:val="SIW-Norm"/>
        <w:widowControl/>
      </w:pPr>
    </w:p>
    <w:p w:rsidR="008445F4" w:rsidRDefault="008445F4" w:rsidP="00F1522C">
      <w:pPr>
        <w:pStyle w:val="SIW-Norm"/>
        <w:widowControl/>
      </w:pPr>
      <w:r w:rsidRPr="004B0F14">
        <w:t>The MentorPal project draws from earlier approaches using some of the same underlying nat</w:t>
      </w:r>
      <w:r>
        <w:t>ural language dialog technology; ICT’s contribution is</w:t>
      </w:r>
      <w:r w:rsidRPr="004B0F14">
        <w:t xml:space="preserve"> known as NPCEditor </w:t>
      </w:r>
      <w:r w:rsidR="00EA4493">
        <w:t>[</w:t>
      </w:r>
      <w:r w:rsidR="006562A2">
        <w:t>14</w:t>
      </w:r>
      <w:r w:rsidR="00F94294">
        <w:t>]</w:t>
      </w:r>
      <w:r w:rsidRPr="004B0F14">
        <w:t>, which specializes in question-answering agents</w:t>
      </w:r>
      <w:r w:rsidR="00781848">
        <w:t xml:space="preserve">.  </w:t>
      </w:r>
      <w:r w:rsidRPr="004B0F14">
        <w:t>NPCEditor is one of the two methods used by MentorPal in selecting the best video clip to respond to the users' questions</w:t>
      </w:r>
      <w:r w:rsidR="00781848">
        <w:t xml:space="preserve">.  </w:t>
      </w:r>
      <w:r>
        <w:t xml:space="preserve">One of the first implementations of the NPCEditor technology was </w:t>
      </w:r>
      <w:r w:rsidRPr="004B0F14">
        <w:t xml:space="preserve">an exhibit at the Boston Museum of Science called The Twins, where visitors interacted with dialog-based virtual agents who could answer questions about computer science and about how they worked </w:t>
      </w:r>
      <w:r w:rsidR="00EA4493">
        <w:t>[</w:t>
      </w:r>
      <w:r w:rsidR="006562A2">
        <w:t>15</w:t>
      </w:r>
      <w:r w:rsidR="00EA4493">
        <w:t>]</w:t>
      </w:r>
      <w:r w:rsidR="00781848">
        <w:t xml:space="preserve">.  </w:t>
      </w:r>
      <w:r>
        <w:t>Later</w:t>
      </w:r>
      <w:r w:rsidRPr="004B0F14">
        <w:t xml:space="preserve"> research </w:t>
      </w:r>
      <w:r>
        <w:t>examined the use of</w:t>
      </w:r>
      <w:r w:rsidRPr="004B0F14">
        <w:t xml:space="preserve"> the underlying dialog technology to reproduce the experience</w:t>
      </w:r>
      <w:r>
        <w:t>s</w:t>
      </w:r>
      <w:r w:rsidRPr="004B0F14">
        <w:t xml:space="preserve"> of Holocaust survivors, by </w:t>
      </w:r>
      <w:r>
        <w:t>producing</w:t>
      </w:r>
      <w:r w:rsidRPr="004B0F14">
        <w:t xml:space="preserve"> recorded video clips of the </w:t>
      </w:r>
      <w:r>
        <w:t>living Holocaust victims to be used</w:t>
      </w:r>
      <w:r w:rsidRPr="004B0F14">
        <w:t xml:space="preserve"> as responses, </w:t>
      </w:r>
      <w:r>
        <w:t>in an attempt to make the conversations more personal than using animated avatars</w:t>
      </w:r>
      <w:r w:rsidRPr="004B0F14">
        <w:t xml:space="preserve"> </w:t>
      </w:r>
      <w:r w:rsidR="00EA4493">
        <w:t>[</w:t>
      </w:r>
      <w:r w:rsidR="006562A2">
        <w:t>16</w:t>
      </w:r>
      <w:r w:rsidR="00DB6CFE">
        <w:t>]</w:t>
      </w:r>
      <w:r w:rsidR="00781848">
        <w:t xml:space="preserve">.  </w:t>
      </w:r>
      <w:r w:rsidRPr="004B0F14">
        <w:t xml:space="preserve">These </w:t>
      </w:r>
      <w:r>
        <w:t>programs</w:t>
      </w:r>
      <w:r w:rsidRPr="004B0F14">
        <w:t xml:space="preserve"> </w:t>
      </w:r>
      <w:r>
        <w:t>relied on</w:t>
      </w:r>
      <w:r w:rsidRPr="004B0F14">
        <w:t xml:space="preserve"> a </w:t>
      </w:r>
      <w:r>
        <w:t>range</w:t>
      </w:r>
      <w:r w:rsidRPr="004B0F14">
        <w:t xml:space="preserve"> of in</w:t>
      </w:r>
      <w:r>
        <w:t>teractions and social dynamics</w:t>
      </w:r>
      <w:r w:rsidR="00781848">
        <w:t xml:space="preserve">.  </w:t>
      </w:r>
      <w:r>
        <w:t>Often they included</w:t>
      </w:r>
      <w:r w:rsidRPr="004B0F14">
        <w:t xml:space="preserve"> a </w:t>
      </w:r>
      <w:r>
        <w:t>live guide</w:t>
      </w:r>
      <w:r w:rsidRPr="004B0F14">
        <w:t xml:space="preserve"> who would </w:t>
      </w:r>
      <w:r>
        <w:t>direct</w:t>
      </w:r>
      <w:r w:rsidRPr="004B0F14">
        <w:t xml:space="preserve"> a group of visitors </w:t>
      </w:r>
      <w:r>
        <w:t xml:space="preserve">in taking </w:t>
      </w:r>
      <w:r w:rsidRPr="004B0F14">
        <w:t xml:space="preserve">turns </w:t>
      </w:r>
      <w:r>
        <w:t>asking questions to which the program would respond</w:t>
      </w:r>
      <w:r w:rsidR="00781848">
        <w:t xml:space="preserve">.  </w:t>
      </w:r>
      <w:r>
        <w:t>In the project here, MentorPal has been de</w:t>
      </w:r>
      <w:r w:rsidRPr="004B0F14">
        <w:t xml:space="preserve">signed </w:t>
      </w:r>
      <w:r>
        <w:t>to focus</w:t>
      </w:r>
      <w:r w:rsidRPr="004B0F14">
        <w:t xml:space="preserve"> on lower cost</w:t>
      </w:r>
      <w:r>
        <w:t>, enhanced program design control, more manageable question sets</w:t>
      </w:r>
      <w:r w:rsidRPr="004B0F14">
        <w:t xml:space="preserve"> and </w:t>
      </w:r>
      <w:r>
        <w:t>improved mentor-like</w:t>
      </w:r>
      <w:r w:rsidRPr="004B0F14">
        <w:t xml:space="preserve"> dialog</w:t>
      </w:r>
      <w:r w:rsidR="00781848">
        <w:t xml:space="preserve">.  </w:t>
      </w:r>
      <w:r>
        <w:t>This “faster-cheaper” approach was intended to enhance adoption of this method by others</w:t>
      </w:r>
      <w:r w:rsidR="00781848">
        <w:t xml:space="preserve">.  </w:t>
      </w:r>
    </w:p>
    <w:p w:rsidR="00DF3DDB" w:rsidRPr="004B0F14" w:rsidRDefault="00DF3DDB" w:rsidP="00F1522C">
      <w:pPr>
        <w:pStyle w:val="SIW-Norm"/>
        <w:widowControl/>
      </w:pPr>
    </w:p>
    <w:p w:rsidR="008445F4" w:rsidRDefault="003A74AC" w:rsidP="00F1522C">
      <w:pPr>
        <w:pStyle w:val="SIW-Norm"/>
        <w:widowControl/>
      </w:pPr>
      <w:r>
        <w:rPr>
          <w:rFonts w:cstheme="minorBidi"/>
          <w:noProof/>
          <w:sz w:val="18"/>
          <w:szCs w:val="18"/>
          <w:lang w:eastAsia="zh-TW"/>
        </w:rPr>
        <w:pict w14:anchorId="6CE4BD9E">
          <v:shapetype id="_x0000_t202" coordsize="21600,21600" o:spt="202" path="m,l,21600r21600,l21600,xe">
            <v:stroke joinstyle="miter"/>
            <v:path gradientshapeok="t" o:connecttype="rect"/>
          </v:shapetype>
          <v:shape id="_x0000_s1027" type="#_x0000_t202" style="position:absolute;left:0;text-align:left;margin-left:232.25pt;margin-top:2.85pt;width:299.35pt;height:211.95pt;z-index:251658240;mso-width-relative:margin;mso-height-relative:margin;v-text-anchor:middle" filled="f" stroked="f">
            <v:textbox>
              <w:txbxContent>
                <w:p w:rsidR="00F27161" w:rsidRDefault="00F27161" w:rsidP="008445F4">
                  <w:r w:rsidRPr="00F33351">
                    <w:rPr>
                      <w:noProof/>
                    </w:rPr>
                    <w:drawing>
                      <wp:inline distT="0" distB="0" distL="0" distR="0">
                        <wp:extent cx="3168017" cy="227235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000" t="5333" r="7000" b="6667"/>
                                <a:stretch>
                                  <a:fillRect/>
                                </a:stretch>
                              </pic:blipFill>
                              <pic:spPr bwMode="auto">
                                <a:xfrm>
                                  <a:off x="0" y="0"/>
                                  <a:ext cx="3168017" cy="2272353"/>
                                </a:xfrm>
                                <a:prstGeom prst="rect">
                                  <a:avLst/>
                                </a:prstGeom>
                                <a:noFill/>
                                <a:ln w="9525">
                                  <a:noFill/>
                                  <a:miter lim="800000"/>
                                  <a:headEnd/>
                                  <a:tailEnd/>
                                </a:ln>
                              </pic:spPr>
                            </pic:pic>
                          </a:graphicData>
                        </a:graphic>
                      </wp:inline>
                    </w:drawing>
                  </w:r>
                </w:p>
                <w:p w:rsidR="00F27161" w:rsidRPr="00EE614A" w:rsidRDefault="00F27161" w:rsidP="008445F4">
                  <w:pPr>
                    <w:pStyle w:val="Caption"/>
                    <w:spacing w:after="0"/>
                    <w:jc w:val="center"/>
                    <w:rPr>
                      <w:color w:val="auto"/>
                    </w:rPr>
                  </w:pPr>
                  <w:r w:rsidRPr="00EE614A">
                    <w:rPr>
                      <w:color w:val="auto"/>
                    </w:rPr>
                    <w:t xml:space="preserve">Figure </w:t>
                  </w:r>
                  <w:r w:rsidR="004C5603" w:rsidRPr="00EE614A">
                    <w:rPr>
                      <w:color w:val="auto"/>
                    </w:rPr>
                    <w:fldChar w:fldCharType="begin"/>
                  </w:r>
                  <w:r w:rsidRPr="00EE614A">
                    <w:rPr>
                      <w:color w:val="auto"/>
                    </w:rPr>
                    <w:instrText xml:space="preserve"> SEQ Figure \* ARABIC </w:instrText>
                  </w:r>
                  <w:r w:rsidR="004C5603" w:rsidRPr="00EE614A">
                    <w:rPr>
                      <w:color w:val="auto"/>
                    </w:rPr>
                    <w:fldChar w:fldCharType="separate"/>
                  </w:r>
                  <w:r w:rsidR="00912BEC">
                    <w:rPr>
                      <w:noProof/>
                      <w:color w:val="auto"/>
                    </w:rPr>
                    <w:t>1</w:t>
                  </w:r>
                  <w:r w:rsidR="004C5603" w:rsidRPr="00EE614A">
                    <w:rPr>
                      <w:color w:val="auto"/>
                    </w:rPr>
                    <w:fldChar w:fldCharType="end"/>
                  </w:r>
                  <w:r w:rsidRPr="00EE614A">
                    <w:rPr>
                      <w:color w:val="auto"/>
                    </w:rPr>
                    <w:t>.MentorPal Conceptual Flowchart</w:t>
                  </w:r>
                </w:p>
              </w:txbxContent>
            </v:textbox>
            <w10:wrap type="square"/>
          </v:shape>
        </w:pict>
      </w:r>
      <w:r w:rsidR="008445F4">
        <w:t>This work was all based on the</w:t>
      </w:r>
      <w:r w:rsidR="008445F4" w:rsidRPr="004B0F14">
        <w:t xml:space="preserve"> </w:t>
      </w:r>
      <w:r w:rsidR="008445F4">
        <w:t>previous and extensive literature on men</w:t>
      </w:r>
      <w:r w:rsidR="008445F4" w:rsidRPr="004B0F14">
        <w:t>toring</w:t>
      </w:r>
      <w:r w:rsidR="008445F4">
        <w:t xml:space="preserve"> relying on Artificial Intelligence (AI)</w:t>
      </w:r>
      <w:r w:rsidR="00781848">
        <w:t xml:space="preserve">.  </w:t>
      </w:r>
      <w:r w:rsidR="008445F4">
        <w:t>T</w:t>
      </w:r>
      <w:r w:rsidR="008445F4" w:rsidRPr="004B0F14">
        <w:t>he focus of MentorPal is on emulating the experience of an informational interview, such as the kind a student would have with a mentor</w:t>
      </w:r>
      <w:r w:rsidR="008445F4">
        <w:t xml:space="preserve"> in a counseling office or</w:t>
      </w:r>
      <w:r w:rsidR="008445F4" w:rsidRPr="004B0F14">
        <w:t xml:space="preserve"> at a career fair</w:t>
      </w:r>
      <w:r w:rsidR="00781848">
        <w:t xml:space="preserve">.  </w:t>
      </w:r>
      <w:r w:rsidR="008445F4" w:rsidRPr="004B0F14">
        <w:t xml:space="preserve">This can be contrasted </w:t>
      </w:r>
      <w:r w:rsidR="008445F4">
        <w:t>with</w:t>
      </w:r>
      <w:r w:rsidR="008445F4" w:rsidRPr="004B0F14">
        <w:t xml:space="preserve"> </w:t>
      </w:r>
      <w:r w:rsidR="008445F4">
        <w:t>counseling via</w:t>
      </w:r>
      <w:r w:rsidR="008445F4" w:rsidRPr="004B0F14">
        <w:t xml:space="preserve"> systems that are designed to help </w:t>
      </w:r>
      <w:r w:rsidR="008445F4">
        <w:t>participants</w:t>
      </w:r>
      <w:r w:rsidR="008445F4" w:rsidRPr="004B0F14">
        <w:t xml:space="preserve"> working on a</w:t>
      </w:r>
      <w:r w:rsidR="008445F4">
        <w:t xml:space="preserve"> specific</w:t>
      </w:r>
      <w:r w:rsidR="008445F4" w:rsidRPr="004B0F14">
        <w:t xml:space="preserve"> </w:t>
      </w:r>
      <w:r w:rsidR="008445F4">
        <w:t>project, an example of which would be</w:t>
      </w:r>
      <w:r w:rsidR="008445F4" w:rsidRPr="004B0F14">
        <w:t xml:space="preserve"> AutoMentor </w:t>
      </w:r>
      <w:r w:rsidR="00EA4493">
        <w:t>[</w:t>
      </w:r>
      <w:r w:rsidR="0010384F">
        <w:t>1</w:t>
      </w:r>
      <w:r w:rsidR="006562A2">
        <w:t>7</w:t>
      </w:r>
      <w:r w:rsidR="00DB6CFE">
        <w:t>]</w:t>
      </w:r>
      <w:r w:rsidR="00781848">
        <w:t xml:space="preserve">.  </w:t>
      </w:r>
      <w:r w:rsidR="008445F4">
        <w:t>MentorPal</w:t>
      </w:r>
      <w:r w:rsidR="008445F4" w:rsidRPr="004B0F14">
        <w:t xml:space="preserve"> can also be </w:t>
      </w:r>
      <w:r w:rsidR="008445F4">
        <w:t>compared to</w:t>
      </w:r>
      <w:r w:rsidR="008445F4" w:rsidRPr="004B0F14">
        <w:t xml:space="preserve"> intelligent mentor agents wh</w:t>
      </w:r>
      <w:r w:rsidR="008445F4">
        <w:t>ich gave</w:t>
      </w:r>
      <w:r w:rsidR="008445F4" w:rsidRPr="004B0F14">
        <w:t xml:space="preserve"> support </w:t>
      </w:r>
      <w:r w:rsidR="008445F4">
        <w:t xml:space="preserve">to </w:t>
      </w:r>
      <w:r w:rsidR="008445F4" w:rsidRPr="004B0F14">
        <w:t xml:space="preserve">metacognition as part of an open learner model </w:t>
      </w:r>
      <w:r w:rsidR="00EA4493">
        <w:t>[1</w:t>
      </w:r>
      <w:r w:rsidR="006562A2">
        <w:t>8</w:t>
      </w:r>
      <w:r w:rsidR="0010384F">
        <w:t>]</w:t>
      </w:r>
      <w:r w:rsidR="00781848">
        <w:t xml:space="preserve">.  </w:t>
      </w:r>
      <w:r w:rsidR="008445F4">
        <w:t>On the other hand,</w:t>
      </w:r>
      <w:r w:rsidR="008445F4" w:rsidRPr="004B0F14">
        <w:t xml:space="preserve"> MentorPal is not intended to build skills</w:t>
      </w:r>
      <w:r w:rsidR="00781848">
        <w:t xml:space="preserve">.  </w:t>
      </w:r>
      <w:r w:rsidR="008445F4">
        <w:t>Among mentoring agents which also handle question-</w:t>
      </w:r>
      <w:r w:rsidR="008445F4" w:rsidRPr="004B0F14">
        <w:t xml:space="preserve">asking and familiarization, </w:t>
      </w:r>
      <w:r w:rsidR="008445F4" w:rsidRPr="008E18BB">
        <w:rPr>
          <w:i/>
        </w:rPr>
        <w:t>e.g</w:t>
      </w:r>
      <w:r w:rsidR="00781848">
        <w:rPr>
          <w:i/>
        </w:rPr>
        <w:t xml:space="preserve">.  </w:t>
      </w:r>
      <w:r w:rsidR="008445F4" w:rsidRPr="004B0F14">
        <w:t xml:space="preserve">the </w:t>
      </w:r>
      <w:r w:rsidR="008445F4" w:rsidRPr="004B0F14">
        <w:lastRenderedPageBreak/>
        <w:t xml:space="preserve">SimCoach system </w:t>
      </w:r>
      <w:r w:rsidR="0010384F">
        <w:t>[1</w:t>
      </w:r>
      <w:r w:rsidR="00F94294">
        <w:t>9</w:t>
      </w:r>
      <w:r w:rsidR="0010384F">
        <w:t>]</w:t>
      </w:r>
      <w:r w:rsidR="008445F4" w:rsidRPr="004B0F14">
        <w:t>, MentorPal is dis</w:t>
      </w:r>
      <w:r w:rsidR="008445F4" w:rsidRPr="004B0F14">
        <w:softHyphen/>
        <w:t>tinct due to its focus on subjective experiences</w:t>
      </w:r>
      <w:r w:rsidR="008445F4">
        <w:t xml:space="preserve"> instead of data</w:t>
      </w:r>
      <w:r w:rsidR="00781848">
        <w:t xml:space="preserve">.  </w:t>
      </w:r>
      <w:r w:rsidR="008445F4">
        <w:t>Rather than</w:t>
      </w:r>
      <w:r w:rsidR="008445F4" w:rsidRPr="004B0F14">
        <w:t xml:space="preserve"> a general description of STEM careers or </w:t>
      </w:r>
      <w:r w:rsidR="008445F4">
        <w:t>fi</w:t>
      </w:r>
      <w:r w:rsidR="008445F4" w:rsidRPr="004B0F14">
        <w:t xml:space="preserve">elds, it is intended to help learners </w:t>
      </w:r>
      <w:r w:rsidR="008445F4">
        <w:t>select</w:t>
      </w:r>
      <w:r w:rsidR="008445F4" w:rsidRPr="004B0F14">
        <w:t xml:space="preserve"> a</w:t>
      </w:r>
      <w:r w:rsidR="008445F4">
        <w:t xml:space="preserve"> virtual</w:t>
      </w:r>
      <w:r w:rsidR="008445F4" w:rsidRPr="004B0F14">
        <w:t xml:space="preserve"> mentor whose experiences resonate with them and th</w:t>
      </w:r>
      <w:r w:rsidR="008445F4">
        <w:t>en</w:t>
      </w:r>
      <w:r w:rsidR="008445F4" w:rsidRPr="004B0F14">
        <w:t xml:space="preserve"> enables them to explore</w:t>
      </w:r>
      <w:r w:rsidR="008445F4">
        <w:t xml:space="preserve"> a more realistic vision of a career</w:t>
      </w:r>
      <w:r w:rsidR="00781848">
        <w:t xml:space="preserve">.  </w:t>
      </w:r>
    </w:p>
    <w:p w:rsidR="00DF3DDB" w:rsidRPr="004B0F14" w:rsidRDefault="00DF3DDB" w:rsidP="00F1522C">
      <w:pPr>
        <w:pStyle w:val="SIW-Norm"/>
        <w:widowControl/>
      </w:pPr>
    </w:p>
    <w:p w:rsidR="008445F4" w:rsidRDefault="008445F4" w:rsidP="00F1522C">
      <w:pPr>
        <w:pStyle w:val="SIW-Norm"/>
        <w:widowControl/>
      </w:pPr>
      <w:r>
        <w:t>One of the issues of consequence is that many users, especially the target teen-age demographic for this research, have now become familiar with on-line conversational agents</w:t>
      </w:r>
      <w:r w:rsidR="00781848">
        <w:t xml:space="preserve">.  </w:t>
      </w:r>
      <w:r>
        <w:t>Most of these other agents are simple question/answer operations, a kind of an articulate FAQ</w:t>
      </w:r>
      <w:r w:rsidR="00781848">
        <w:t xml:space="preserve">.  </w:t>
      </w:r>
      <w:r>
        <w:t>However,</w:t>
      </w:r>
      <w:r w:rsidRPr="004B0F14">
        <w:t xml:space="preserve"> earlier work with NPCEditor and similar systems</w:t>
      </w:r>
      <w:r>
        <w:t xml:space="preserve"> do not speak to some of the critical MentorPal project issues, especially that many of the users really do not know what to ask when evaluating a career or have already made simplistic uninformed choices</w:t>
      </w:r>
      <w:r w:rsidR="00781848">
        <w:t xml:space="preserve">.  </w:t>
      </w:r>
      <w:r>
        <w:t>They must be "primed" before using the system or prompted later when they cannot formulate germane questions on their own</w:t>
      </w:r>
      <w:r w:rsidR="00781848">
        <w:t xml:space="preserve">.  </w:t>
      </w:r>
      <w:r>
        <w:t>As this is an emerging technology, careful monitoring of user reaction is indicated</w:t>
      </w:r>
      <w:r w:rsidR="00781848">
        <w:t xml:space="preserve">.  </w:t>
      </w:r>
      <w:r>
        <w:t>Therefore</w:t>
      </w:r>
      <w:r w:rsidRPr="004B0F14">
        <w:t>, this STEM fair exhibit o</w:t>
      </w:r>
      <w:r>
        <w:rPr>
          <w:rFonts w:hAnsi="Cambria Math"/>
        </w:rPr>
        <w:t>ff</w:t>
      </w:r>
      <w:r w:rsidRPr="004B0F14">
        <w:t>ers a di</w:t>
      </w:r>
      <w:r>
        <w:rPr>
          <w:rFonts w:hAnsi="Cambria Math"/>
        </w:rPr>
        <w:t>ff</w:t>
      </w:r>
      <w:r w:rsidRPr="004B0F14">
        <w:t>erent perspective on interactions with this kind of system</w:t>
      </w:r>
      <w:r w:rsidR="00781848">
        <w:t xml:space="preserve">.  </w:t>
      </w:r>
      <w:r w:rsidRPr="004B0F14">
        <w:t xml:space="preserve">In particular, for the STEM fair it was not certain if students would </w:t>
      </w:r>
      <w:r>
        <w:t>fi</w:t>
      </w:r>
      <w:r w:rsidRPr="004B0F14">
        <w:t>nd the system novel</w:t>
      </w:r>
      <w:r>
        <w:t xml:space="preserve">, </w:t>
      </w:r>
      <w:r w:rsidRPr="004B0F14">
        <w:t>due to</w:t>
      </w:r>
      <w:r>
        <w:t xml:space="preserve"> their</w:t>
      </w:r>
      <w:r w:rsidRPr="004B0F14">
        <w:t xml:space="preserve"> greater </w:t>
      </w:r>
      <w:r>
        <w:t>familiarity with</w:t>
      </w:r>
      <w:r w:rsidRPr="004B0F14">
        <w:t xml:space="preserve"> </w:t>
      </w:r>
      <w:r>
        <w:t>engaging</w:t>
      </w:r>
      <w:r w:rsidRPr="004B0F14">
        <w:t xml:space="preserve"> virtual assistants</w:t>
      </w:r>
      <w:r w:rsidR="00781848">
        <w:t xml:space="preserve">.  </w:t>
      </w:r>
      <w:r w:rsidRPr="004B0F14">
        <w:t xml:space="preserve">Prior testing with MentorPal was conducted with one-on-one use </w:t>
      </w:r>
      <w:r w:rsidRPr="006E170D">
        <w:rPr>
          <w:i/>
        </w:rPr>
        <w:t>i.e.</w:t>
      </w:r>
      <w:r w:rsidRPr="004B0F14">
        <w:t xml:space="preserve">, a </w:t>
      </w:r>
      <w:r>
        <w:t xml:space="preserve">sole </w:t>
      </w:r>
      <w:r w:rsidRPr="004B0F14">
        <w:t>student sitting at a computer, so it was uncertain how di</w:t>
      </w:r>
      <w:r>
        <w:rPr>
          <w:rFonts w:hAnsi="Cambria Math"/>
        </w:rPr>
        <w:t>ff</w:t>
      </w:r>
      <w:r w:rsidRPr="004B0F14">
        <w:t>erently students would interact with the system as part of</w:t>
      </w:r>
      <w:r>
        <w:t xml:space="preserve"> a social</w:t>
      </w:r>
      <w:r w:rsidRPr="004B0F14">
        <w:t xml:space="preserve"> group </w:t>
      </w:r>
      <w:r>
        <w:t>or</w:t>
      </w:r>
      <w:r w:rsidRPr="004B0F14">
        <w:t xml:space="preserve"> </w:t>
      </w:r>
      <w:r>
        <w:t>of family cluster</w:t>
      </w:r>
      <w:r w:rsidR="00781848">
        <w:t xml:space="preserve">.  </w:t>
      </w:r>
    </w:p>
    <w:p w:rsidR="008445F4" w:rsidRPr="009D3AA9" w:rsidRDefault="008445F4" w:rsidP="00F1522C">
      <w:pPr>
        <w:pStyle w:val="SIW-Norm"/>
        <w:widowControl/>
      </w:pPr>
    </w:p>
    <w:p w:rsidR="008445F4" w:rsidRDefault="00253AE2" w:rsidP="00F1522C">
      <w:pPr>
        <w:pStyle w:val="SIW-Hd-1"/>
        <w:widowControl/>
      </w:pPr>
      <w:r>
        <w:t>Producing a V</w:t>
      </w:r>
      <w:r w:rsidR="008445F4">
        <w:t>irtual Conversation</w:t>
      </w:r>
      <w:r w:rsidR="008445F4" w:rsidRPr="004B0F14">
        <w:t xml:space="preserve"> </w:t>
      </w:r>
    </w:p>
    <w:p w:rsidR="008445F4" w:rsidRPr="00F33351" w:rsidRDefault="008445F4" w:rsidP="00F1522C">
      <w:pPr>
        <w:spacing w:before="0"/>
        <w:ind w:left="86"/>
      </w:pPr>
    </w:p>
    <w:p w:rsidR="008445F4" w:rsidRDefault="008445F4" w:rsidP="00F1522C">
      <w:pPr>
        <w:pStyle w:val="SIW-Norm"/>
        <w:widowControl/>
        <w:rPr>
          <w:color w:val="000000"/>
          <w:szCs w:val="20"/>
        </w:rPr>
      </w:pPr>
      <w:r w:rsidRPr="00DF3DDB">
        <w:rPr>
          <w:rFonts w:eastAsiaTheme="minorEastAsia"/>
        </w:rPr>
        <w:t>This section lays out ICT MentorPal's current operations data flow</w:t>
      </w:r>
      <w:r w:rsidR="00781848">
        <w:rPr>
          <w:rFonts w:eastAsiaTheme="minorEastAsia"/>
        </w:rPr>
        <w:t xml:space="preserve">.  </w:t>
      </w:r>
      <w:r w:rsidRPr="00DF3DDB">
        <w:rPr>
          <w:rFonts w:eastAsiaTheme="minorEastAsia"/>
        </w:rPr>
        <w:t>The user inputs text or voice and the rest of the flow, as shown in Figure 1, is a succession of parsers and filters to select and cue up the most appropriate answer</w:t>
      </w:r>
      <w:r w:rsidR="00781848">
        <w:rPr>
          <w:rFonts w:eastAsiaTheme="minorEastAsia"/>
        </w:rPr>
        <w:t xml:space="preserve">.  </w:t>
      </w:r>
      <w:r w:rsidRPr="00DF3DDB">
        <w:rPr>
          <w:rFonts w:eastAsiaTheme="minorEastAsia"/>
        </w:rPr>
        <w:t>The creating a large data base of short clip files is a somewhat daunting task, described in earlier papers</w:t>
      </w:r>
      <w:r w:rsidR="00DB6CFE">
        <w:rPr>
          <w:rFonts w:eastAsiaTheme="minorEastAsia"/>
        </w:rPr>
        <w:t xml:space="preserve"> </w:t>
      </w:r>
      <w:r w:rsidR="006562A2">
        <w:rPr>
          <w:rFonts w:eastAsiaTheme="minorEastAsia"/>
        </w:rPr>
        <w:t>[20]</w:t>
      </w:r>
      <w:r w:rsidR="00DB6CFE">
        <w:rPr>
          <w:rFonts w:eastAsiaTheme="minorEastAsia"/>
        </w:rPr>
        <w:t xml:space="preserve">.  </w:t>
      </w:r>
      <w:r w:rsidRPr="00DF3DDB">
        <w:rPr>
          <w:rFonts w:eastAsiaTheme="minorEastAsia"/>
        </w:rPr>
        <w:t>This includes methods for asking questions, turning questions into transcripts, cleaning transcripts, feeding these into dialog mod</w:t>
      </w:r>
      <w:r w:rsidRPr="004B0F14">
        <w:rPr>
          <w:color w:val="000000"/>
          <w:szCs w:val="20"/>
        </w:rPr>
        <w:t>els, and improving these models by classifying new paraphrases/alias</w:t>
      </w:r>
      <w:r>
        <w:rPr>
          <w:color w:val="000000"/>
          <w:szCs w:val="20"/>
        </w:rPr>
        <w:t>es for questions</w:t>
      </w:r>
      <w:r w:rsidR="00781848">
        <w:rPr>
          <w:color w:val="000000"/>
          <w:szCs w:val="20"/>
        </w:rPr>
        <w:t xml:space="preserve">.  </w:t>
      </w:r>
      <w:r>
        <w:rPr>
          <w:color w:val="000000"/>
          <w:szCs w:val="20"/>
        </w:rPr>
        <w:t>Assembling</w:t>
      </w:r>
      <w:r w:rsidRPr="004B0F14">
        <w:rPr>
          <w:color w:val="000000"/>
          <w:szCs w:val="20"/>
        </w:rPr>
        <w:t xml:space="preserve"> an interactive virtual mentor from</w:t>
      </w:r>
      <w:r>
        <w:rPr>
          <w:color w:val="000000"/>
          <w:szCs w:val="20"/>
        </w:rPr>
        <w:t xml:space="preserve"> previously</w:t>
      </w:r>
      <w:r w:rsidRPr="004B0F14">
        <w:rPr>
          <w:color w:val="000000"/>
          <w:szCs w:val="20"/>
        </w:rPr>
        <w:t xml:space="preserve"> recorded videos takes up to approximately 20 hours of video </w:t>
      </w:r>
      <w:r>
        <w:rPr>
          <w:color w:val="000000"/>
          <w:szCs w:val="20"/>
        </w:rPr>
        <w:t>taping</w:t>
      </w:r>
      <w:r w:rsidRPr="004B0F14">
        <w:rPr>
          <w:color w:val="000000"/>
          <w:szCs w:val="20"/>
        </w:rPr>
        <w:t xml:space="preserve"> to provide a broad </w:t>
      </w:r>
      <w:r>
        <w:rPr>
          <w:color w:val="000000"/>
          <w:szCs w:val="20"/>
        </w:rPr>
        <w:t xml:space="preserve">enough </w:t>
      </w:r>
      <w:r w:rsidRPr="004B0F14">
        <w:rPr>
          <w:color w:val="000000"/>
          <w:szCs w:val="20"/>
        </w:rPr>
        <w:t xml:space="preserve">coverage of </w:t>
      </w:r>
      <w:r>
        <w:rPr>
          <w:color w:val="000000"/>
          <w:szCs w:val="20"/>
        </w:rPr>
        <w:t xml:space="preserve">useable </w:t>
      </w:r>
      <w:r w:rsidRPr="004B0F14">
        <w:rPr>
          <w:color w:val="000000"/>
          <w:szCs w:val="20"/>
        </w:rPr>
        <w:t xml:space="preserve">responses, with approximately 60 hours of additional time for </w:t>
      </w:r>
      <w:r>
        <w:rPr>
          <w:color w:val="000000"/>
          <w:szCs w:val="20"/>
        </w:rPr>
        <w:t>video production completion</w:t>
      </w:r>
      <w:r w:rsidR="00781848">
        <w:rPr>
          <w:color w:val="000000"/>
          <w:szCs w:val="20"/>
        </w:rPr>
        <w:t xml:space="preserve">.  </w:t>
      </w:r>
      <w:r>
        <w:rPr>
          <w:color w:val="000000"/>
          <w:szCs w:val="20"/>
        </w:rPr>
        <w:t>That is made up of</w:t>
      </w:r>
      <w:r w:rsidRPr="004B0F14">
        <w:rPr>
          <w:color w:val="000000"/>
          <w:szCs w:val="20"/>
        </w:rPr>
        <w:t>: about 40</w:t>
      </w:r>
      <w:r>
        <w:rPr>
          <w:color w:val="000000"/>
          <w:szCs w:val="20"/>
        </w:rPr>
        <w:t xml:space="preserve"> hours</w:t>
      </w:r>
      <w:r w:rsidRPr="004B0F14">
        <w:rPr>
          <w:color w:val="000000"/>
          <w:szCs w:val="20"/>
        </w:rPr>
        <w:t xml:space="preserve"> for </w:t>
      </w:r>
      <w:r>
        <w:rPr>
          <w:color w:val="000000"/>
          <w:szCs w:val="20"/>
        </w:rPr>
        <w:t>generating the</w:t>
      </w:r>
      <w:r w:rsidRPr="004B0F14">
        <w:rPr>
          <w:color w:val="000000"/>
          <w:szCs w:val="20"/>
        </w:rPr>
        <w:t xml:space="preserve"> transcripts and 20</w:t>
      </w:r>
      <w:r>
        <w:rPr>
          <w:color w:val="000000"/>
          <w:szCs w:val="20"/>
        </w:rPr>
        <w:t xml:space="preserve"> hours</w:t>
      </w:r>
      <w:r w:rsidRPr="004B0F14">
        <w:rPr>
          <w:color w:val="000000"/>
          <w:szCs w:val="20"/>
        </w:rPr>
        <w:t xml:space="preserve"> for post-processing </w:t>
      </w:r>
      <w:r>
        <w:rPr>
          <w:color w:val="000000"/>
          <w:szCs w:val="20"/>
        </w:rPr>
        <w:t xml:space="preserve">of the </w:t>
      </w:r>
      <w:r w:rsidRPr="004B0F14">
        <w:rPr>
          <w:color w:val="000000"/>
          <w:szCs w:val="20"/>
        </w:rPr>
        <w:t xml:space="preserve">dialog </w:t>
      </w:r>
      <w:r>
        <w:rPr>
          <w:color w:val="000000"/>
          <w:szCs w:val="20"/>
        </w:rPr>
        <w:t>videos</w:t>
      </w:r>
      <w:r w:rsidR="00781848">
        <w:rPr>
          <w:color w:val="000000"/>
          <w:szCs w:val="20"/>
        </w:rPr>
        <w:t xml:space="preserve">.  </w:t>
      </w:r>
      <w:r w:rsidRPr="004B0F14">
        <w:rPr>
          <w:color w:val="000000"/>
          <w:szCs w:val="20"/>
        </w:rPr>
        <w:t xml:space="preserve">Because a long-term goal of this project is to enable </w:t>
      </w:r>
      <w:r>
        <w:rPr>
          <w:color w:val="000000"/>
          <w:szCs w:val="20"/>
        </w:rPr>
        <w:t xml:space="preserve">the easy </w:t>
      </w:r>
      <w:r w:rsidRPr="004B0F14">
        <w:rPr>
          <w:color w:val="000000"/>
          <w:szCs w:val="20"/>
        </w:rPr>
        <w:t>re</w:t>
      </w:r>
      <w:r>
        <w:rPr>
          <w:color w:val="000000"/>
          <w:szCs w:val="20"/>
        </w:rPr>
        <w:t>cording of any person as a mentor, without researcher or video-producer intervention</w:t>
      </w:r>
      <w:r w:rsidRPr="004B0F14">
        <w:rPr>
          <w:color w:val="000000"/>
          <w:szCs w:val="20"/>
        </w:rPr>
        <w:t xml:space="preserve">, </w:t>
      </w:r>
      <w:r>
        <w:rPr>
          <w:color w:val="000000"/>
          <w:szCs w:val="20"/>
        </w:rPr>
        <w:t xml:space="preserve">enhancements in </w:t>
      </w:r>
      <w:r w:rsidRPr="004B0F14">
        <w:rPr>
          <w:color w:val="000000"/>
          <w:szCs w:val="20"/>
        </w:rPr>
        <w:t xml:space="preserve">the current </w:t>
      </w:r>
      <w:r>
        <w:rPr>
          <w:color w:val="000000"/>
          <w:szCs w:val="20"/>
        </w:rPr>
        <w:t>procedures are</w:t>
      </w:r>
      <w:r w:rsidRPr="004B0F14">
        <w:rPr>
          <w:color w:val="000000"/>
          <w:szCs w:val="20"/>
        </w:rPr>
        <w:t xml:space="preserve"> </w:t>
      </w:r>
      <w:r>
        <w:rPr>
          <w:color w:val="000000"/>
          <w:szCs w:val="20"/>
        </w:rPr>
        <w:t>underway for all elements of the process</w:t>
      </w:r>
      <w:r w:rsidR="00781848">
        <w:rPr>
          <w:color w:val="000000"/>
          <w:szCs w:val="20"/>
        </w:rPr>
        <w:t xml:space="preserve">.  </w:t>
      </w:r>
      <w:r>
        <w:rPr>
          <w:color w:val="000000"/>
          <w:szCs w:val="20"/>
        </w:rPr>
        <w:t>System engineering principles are being rigorously applied</w:t>
      </w:r>
      <w:r w:rsidR="00781848">
        <w:rPr>
          <w:color w:val="000000"/>
          <w:szCs w:val="20"/>
        </w:rPr>
        <w:t xml:space="preserve">.  </w:t>
      </w:r>
    </w:p>
    <w:p w:rsidR="00DF3DDB" w:rsidRPr="004B0F14" w:rsidRDefault="00DF3DDB" w:rsidP="00F1522C">
      <w:pPr>
        <w:pStyle w:val="SIW-Norm"/>
        <w:widowControl/>
      </w:pPr>
    </w:p>
    <w:p w:rsidR="00253AE2" w:rsidRDefault="00253AE2" w:rsidP="00F1522C">
      <w:pPr>
        <w:pStyle w:val="SIW-Hd-2"/>
        <w:widowControl/>
      </w:pPr>
      <w:r>
        <w:t>Creating the Mentor Database of Video Clips</w:t>
      </w:r>
    </w:p>
    <w:p w:rsidR="008445F4" w:rsidRDefault="008445F4" w:rsidP="00F1522C">
      <w:pPr>
        <w:pStyle w:val="SIW-Norm"/>
        <w:widowControl/>
      </w:pPr>
    </w:p>
    <w:p w:rsidR="00253AE2" w:rsidRDefault="008445F4" w:rsidP="00F1522C">
      <w:pPr>
        <w:pStyle w:val="SIW-Norm"/>
        <w:widowControl/>
      </w:pPr>
      <w:r>
        <w:t xml:space="preserve"> </w:t>
      </w:r>
      <w:r w:rsidRPr="004B0F14">
        <w:t xml:space="preserve">Each mentor was recorded across at least </w:t>
      </w:r>
      <w:r>
        <w:t>fi</w:t>
      </w:r>
      <w:r w:rsidRPr="004B0F14">
        <w:t>ve sessions</w:t>
      </w:r>
      <w:r>
        <w:t xml:space="preserve">, </w:t>
      </w:r>
      <w:r w:rsidRPr="004B0F14">
        <w:t>each about three</w:t>
      </w:r>
      <w:r>
        <w:t xml:space="preserve"> hours long,</w:t>
      </w:r>
      <w:r w:rsidRPr="004B0F14">
        <w:t xml:space="preserve"> to cover the</w:t>
      </w:r>
      <w:r>
        <w:t xml:space="preserve"> entire</w:t>
      </w:r>
      <w:r w:rsidRPr="004B0F14">
        <w:t xml:space="preserve"> question set</w:t>
      </w:r>
      <w:r w:rsidR="00781848">
        <w:t xml:space="preserve">.  </w:t>
      </w:r>
      <w:r>
        <w:t>All of t</w:t>
      </w:r>
      <w:r w:rsidRPr="004B0F14">
        <w:t>hese sessions ha</w:t>
      </w:r>
      <w:r>
        <w:t>d</w:t>
      </w:r>
      <w:r w:rsidRPr="004B0F14">
        <w:t xml:space="preserve"> a mix of </w:t>
      </w:r>
      <w:r>
        <w:t xml:space="preserve">all of </w:t>
      </w:r>
      <w:r w:rsidRPr="004B0F14">
        <w:t>these topics</w:t>
      </w:r>
      <w:r>
        <w:t xml:space="preserve"> in order to avoid fatigue and tedium</w:t>
      </w:r>
      <w:r w:rsidR="00781848">
        <w:t xml:space="preserve">.  </w:t>
      </w:r>
      <w:r w:rsidRPr="004B0F14">
        <w:t xml:space="preserve">After </w:t>
      </w:r>
      <w:r>
        <w:t>each of the</w:t>
      </w:r>
      <w:r w:rsidRPr="004B0F14">
        <w:t xml:space="preserve"> sessions, re-recording sessions </w:t>
      </w:r>
      <w:r>
        <w:t>we</w:t>
      </w:r>
      <w:r w:rsidRPr="004B0F14">
        <w:t>re held</w:t>
      </w:r>
      <w:r>
        <w:t xml:space="preserve"> as required</w:t>
      </w:r>
      <w:r w:rsidR="00781848">
        <w:t xml:space="preserve">.  </w:t>
      </w:r>
      <w:r>
        <w:t>These were devoted</w:t>
      </w:r>
      <w:r w:rsidRPr="004B0F14">
        <w:t xml:space="preserve"> to record</w:t>
      </w:r>
      <w:r>
        <w:t>ing</w:t>
      </w:r>
      <w:r w:rsidRPr="004B0F14">
        <w:t xml:space="preserve"> new answers to bad video clips or to record</w:t>
      </w:r>
      <w:r>
        <w:t>ing</w:t>
      </w:r>
      <w:r w:rsidRPr="004B0F14">
        <w:t xml:space="preserve"> answers to common questions that were not </w:t>
      </w:r>
      <w:r>
        <w:t>recorded</w:t>
      </w:r>
      <w:r w:rsidR="00781848">
        <w:t xml:space="preserve">.  </w:t>
      </w:r>
      <w:r w:rsidRPr="004B0F14">
        <w:t xml:space="preserve">Each follow-up session typically </w:t>
      </w:r>
      <w:r>
        <w:t xml:space="preserve">lasted </w:t>
      </w:r>
      <w:r w:rsidRPr="004B0F14">
        <w:t>for about 45 minutes to an hour</w:t>
      </w:r>
      <w:r w:rsidR="00781848">
        <w:t xml:space="preserve">.  </w:t>
      </w:r>
      <w:r w:rsidRPr="004B0F14">
        <w:t xml:space="preserve">These follow-ups </w:t>
      </w:r>
      <w:r>
        <w:t>we</w:t>
      </w:r>
      <w:r w:rsidRPr="004B0F14">
        <w:t xml:space="preserve">re important because they assist with creating a more natural conversational ﬂow, by enabling the mentor to answer questions that </w:t>
      </w:r>
      <w:r>
        <w:t>we</w:t>
      </w:r>
      <w:r w:rsidRPr="004B0F14">
        <w:t xml:space="preserve">re likely to be asked after a </w:t>
      </w:r>
      <w:r>
        <w:t>mentee</w:t>
      </w:r>
      <w:r w:rsidRPr="004B0F14">
        <w:t xml:space="preserve"> ha</w:t>
      </w:r>
      <w:r>
        <w:t>d</w:t>
      </w:r>
      <w:r w:rsidRPr="004B0F14">
        <w:t xml:space="preserve"> heard </w:t>
      </w:r>
      <w:r>
        <w:t>the initial response</w:t>
      </w:r>
      <w:r w:rsidRPr="004B0F14">
        <w:t>.</w:t>
      </w:r>
    </w:p>
    <w:p w:rsidR="008445F4" w:rsidRDefault="008445F4" w:rsidP="00F1522C">
      <w:pPr>
        <w:pStyle w:val="SIW-Norm"/>
        <w:widowControl/>
      </w:pPr>
      <w:r w:rsidRPr="004B0F14">
        <w:t xml:space="preserve"> </w:t>
      </w:r>
    </w:p>
    <w:p w:rsidR="008445F4" w:rsidRDefault="008445F4" w:rsidP="00F1522C">
      <w:pPr>
        <w:pStyle w:val="SIW-Norm"/>
        <w:widowControl/>
      </w:pPr>
      <w:r w:rsidRPr="004B0F14">
        <w:t>Recording involve</w:t>
      </w:r>
      <w:r>
        <w:t>d</w:t>
      </w:r>
      <w:r w:rsidRPr="004B0F14">
        <w:t xml:space="preserve"> </w:t>
      </w:r>
      <w:r>
        <w:t>careful review and control,</w:t>
      </w:r>
      <w:r w:rsidRPr="004B0F14">
        <w:t xml:space="preserve"> with </w:t>
      </w:r>
      <w:r>
        <w:t xml:space="preserve">monitoring </w:t>
      </w:r>
      <w:r w:rsidRPr="004B0F14">
        <w:t xml:space="preserve">from </w:t>
      </w:r>
      <w:r>
        <w:t>ICT</w:t>
      </w:r>
      <w:r w:rsidRPr="004B0F14">
        <w:t xml:space="preserve"> sta</w:t>
      </w:r>
      <w:r>
        <w:rPr>
          <w:rFonts w:hAnsi="Cambria Math"/>
        </w:rPr>
        <w:t>ff</w:t>
      </w:r>
      <w:r w:rsidRPr="004B0F14">
        <w:t xml:space="preserve"> in order to ensure that the recordings </w:t>
      </w:r>
      <w:r>
        <w:t>we</w:t>
      </w:r>
      <w:r w:rsidRPr="004B0F14">
        <w:t xml:space="preserve">re consistent and the responses </w:t>
      </w:r>
      <w:r>
        <w:t>we</w:t>
      </w:r>
      <w:r w:rsidRPr="004B0F14">
        <w:t xml:space="preserve">re appropriate to </w:t>
      </w:r>
      <w:r>
        <w:t>"</w:t>
      </w:r>
      <w:r w:rsidRPr="004B0F14">
        <w:t>chunk</w:t>
      </w:r>
      <w:r>
        <w:t>"</w:t>
      </w:r>
      <w:r w:rsidRPr="004B0F14">
        <w:t xml:space="preserve"> into useful </w:t>
      </w:r>
      <w:r>
        <w:t>response clips</w:t>
      </w:r>
      <w:r w:rsidR="00781848">
        <w:t xml:space="preserve">.  </w:t>
      </w:r>
      <w:r w:rsidRPr="004B0F14">
        <w:t>Standardization include</w:t>
      </w:r>
      <w:r>
        <w:t>d</w:t>
      </w:r>
      <w:r w:rsidRPr="004B0F14">
        <w:t xml:space="preserve"> ensuring that the mentor </w:t>
      </w:r>
      <w:r>
        <w:t>returned to</w:t>
      </w:r>
      <w:r w:rsidRPr="004B0F14">
        <w:t xml:space="preserve"> a resting position </w:t>
      </w:r>
      <w:r>
        <w:t>for approximately three</w:t>
      </w:r>
      <w:r w:rsidRPr="004B0F14">
        <w:t xml:space="preserve"> seconds before and after the question </w:t>
      </w:r>
      <w:r>
        <w:t>wa</w:t>
      </w:r>
      <w:r w:rsidRPr="004B0F14">
        <w:t>s answered</w:t>
      </w:r>
      <w:r w:rsidR="00781848">
        <w:t xml:space="preserve">.  </w:t>
      </w:r>
      <w:r w:rsidRPr="004B0F14">
        <w:t xml:space="preserve">The </w:t>
      </w:r>
      <w:r>
        <w:t xml:space="preserve">required </w:t>
      </w:r>
      <w:r w:rsidRPr="004B0F14">
        <w:t xml:space="preserve">rest position </w:t>
      </w:r>
      <w:r>
        <w:t>was necessary to ensure the mentor was going to</w:t>
      </w:r>
      <w:r w:rsidRPr="004B0F14">
        <w:t xml:space="preserve"> be in the same </w:t>
      </w:r>
      <w:r>
        <w:t>screen location</w:t>
      </w:r>
      <w:r w:rsidRPr="004B0F14">
        <w:t xml:space="preserve"> throughout the recordings, to avoid “jumping”</w:t>
      </w:r>
      <w:r w:rsidRPr="000A3AFD">
        <w:t xml:space="preserve"> </w:t>
      </w:r>
      <w:r>
        <w:t>during the transition from clip to clip</w:t>
      </w:r>
      <w:r w:rsidR="00781848">
        <w:t xml:space="preserve">.  </w:t>
      </w:r>
      <w:r>
        <w:t xml:space="preserve">This disruption could occur if </w:t>
      </w:r>
      <w:r w:rsidRPr="004B0F14">
        <w:t xml:space="preserve">a mentor’s next statement </w:t>
      </w:r>
      <w:r>
        <w:t>was delivered from</w:t>
      </w:r>
      <w:r w:rsidRPr="004B0F14">
        <w:t xml:space="preserve"> a totally di</w:t>
      </w:r>
      <w:r>
        <w:rPr>
          <w:rFonts w:hAnsi="Cambria Math"/>
        </w:rPr>
        <w:t>ff</w:t>
      </w:r>
      <w:r w:rsidRPr="004B0F14">
        <w:t>erent head or body position</w:t>
      </w:r>
      <w:r>
        <w:t xml:space="preserve"> on the screen</w:t>
      </w:r>
      <w:r w:rsidR="00781848">
        <w:t xml:space="preserve">.  </w:t>
      </w:r>
    </w:p>
    <w:p w:rsidR="008445F4" w:rsidRDefault="008445F4" w:rsidP="00F1522C">
      <w:pPr>
        <w:pStyle w:val="SIW-Norm"/>
        <w:widowControl/>
      </w:pPr>
    </w:p>
    <w:p w:rsidR="008445F4" w:rsidRDefault="00253AE2" w:rsidP="00F1522C">
      <w:pPr>
        <w:pStyle w:val="SIW-Norm"/>
        <w:widowControl/>
      </w:pPr>
      <w:r>
        <w:t>T</w:t>
      </w:r>
      <w:r w:rsidR="008445F4" w:rsidRPr="004B0F14">
        <w:t xml:space="preserve">he </w:t>
      </w:r>
      <w:r>
        <w:t>career counselor</w:t>
      </w:r>
      <w:r w:rsidR="008445F4" w:rsidRPr="004B0F14">
        <w:t xml:space="preserve"> </w:t>
      </w:r>
      <w:r w:rsidR="008445F4">
        <w:t>was coached</w:t>
      </w:r>
      <w:r w:rsidR="008445F4" w:rsidRPr="004B0F14">
        <w:t xml:space="preserve"> to</w:t>
      </w:r>
      <w:r w:rsidR="008445F4">
        <w:t xml:space="preserve"> </w:t>
      </w:r>
      <w:r>
        <w:t>react with enthusiasm and was monitored by members of the production staff</w:t>
      </w:r>
      <w:r w:rsidR="00781848">
        <w:t xml:space="preserve">.  </w:t>
      </w:r>
      <w:r w:rsidR="008445F4">
        <w:t xml:space="preserve">The </w:t>
      </w:r>
      <w:r w:rsidR="000E3D3E">
        <w:t>video-taping process</w:t>
      </w:r>
      <w:r w:rsidR="008445F4">
        <w:t xml:space="preserve"> included </w:t>
      </w:r>
      <w:r w:rsidR="000E3D3E">
        <w:t>making sure</w:t>
      </w:r>
      <w:r w:rsidR="008445F4">
        <w:t xml:space="preserve"> that the</w:t>
      </w:r>
      <w:r w:rsidR="008445F4" w:rsidRPr="004B0F14">
        <w:t xml:space="preserve"> recording ha</w:t>
      </w:r>
      <w:r w:rsidR="008445F4">
        <w:t>d</w:t>
      </w:r>
      <w:r w:rsidR="008445F4" w:rsidRPr="004B0F14">
        <w:t xml:space="preserve"> been standardized by using the same </w:t>
      </w:r>
      <w:r w:rsidR="008445F4">
        <w:t xml:space="preserve">production </w:t>
      </w:r>
      <w:r w:rsidR="000E3D3E">
        <w:t>equipment</w:t>
      </w:r>
      <w:r w:rsidR="008445F4">
        <w:t xml:space="preserve">: </w:t>
      </w:r>
      <w:r w:rsidR="000E3D3E">
        <w:t>videotaping cameras</w:t>
      </w:r>
      <w:r w:rsidR="008445F4" w:rsidRPr="004B0F14">
        <w:t xml:space="preserve">, </w:t>
      </w:r>
      <w:r w:rsidR="000E3D3E">
        <w:t>professional</w:t>
      </w:r>
      <w:r w:rsidR="008445F4">
        <w:t xml:space="preserve"> </w:t>
      </w:r>
      <w:r w:rsidR="008445F4" w:rsidRPr="004B0F14">
        <w:t>microphone</w:t>
      </w:r>
      <w:r w:rsidR="000E3D3E">
        <w:t>s</w:t>
      </w:r>
      <w:r w:rsidR="008445F4" w:rsidRPr="004B0F14">
        <w:t>,</w:t>
      </w:r>
      <w:r w:rsidR="008445F4">
        <w:t xml:space="preserve"> and </w:t>
      </w:r>
      <w:r w:rsidR="000E3D3E">
        <w:t>cloth</w:t>
      </w:r>
      <w:r w:rsidR="008445F4">
        <w:t xml:space="preserve"> backdrop</w:t>
      </w:r>
      <w:r w:rsidR="000E3D3E">
        <w:t>s</w:t>
      </w:r>
      <w:r w:rsidR="00781848">
        <w:t xml:space="preserve">.  </w:t>
      </w:r>
      <w:r w:rsidR="000E3D3E">
        <w:t>These had been</w:t>
      </w:r>
      <w:r w:rsidR="008445F4">
        <w:t xml:space="preserve"> </w:t>
      </w:r>
      <w:r w:rsidR="008445F4" w:rsidRPr="004B0F14">
        <w:t xml:space="preserve">shipped to </w:t>
      </w:r>
      <w:r w:rsidR="000E3D3E">
        <w:t xml:space="preserve">any </w:t>
      </w:r>
      <w:r w:rsidR="008445F4" w:rsidRPr="004B0F14">
        <w:t xml:space="preserve">mentors who </w:t>
      </w:r>
      <w:r w:rsidR="008445F4">
        <w:t>we</w:t>
      </w:r>
      <w:r w:rsidR="008445F4" w:rsidRPr="004B0F14">
        <w:t>re located remotely</w:t>
      </w:r>
      <w:r w:rsidR="00781848">
        <w:t xml:space="preserve">.  </w:t>
      </w:r>
      <w:r w:rsidR="000E3D3E">
        <w:t>Following the video</w:t>
      </w:r>
      <w:r w:rsidR="008445F4">
        <w:t>taping, the video clips</w:t>
      </w:r>
      <w:r w:rsidR="008445F4" w:rsidRPr="004B0F14">
        <w:t xml:space="preserve"> </w:t>
      </w:r>
      <w:r w:rsidR="000E3D3E">
        <w:t xml:space="preserve">were </w:t>
      </w:r>
      <w:r w:rsidR="008445F4" w:rsidRPr="004B0F14">
        <w:t>upload</w:t>
      </w:r>
      <w:r w:rsidR="008445F4">
        <w:t>ed</w:t>
      </w:r>
      <w:r w:rsidR="008445F4" w:rsidRPr="004B0F14">
        <w:t xml:space="preserve"> to c</w:t>
      </w:r>
      <w:r w:rsidR="008445F4">
        <w:t>entrally located storage for further processing</w:t>
      </w:r>
      <w:r w:rsidR="00781848">
        <w:t xml:space="preserve">.  </w:t>
      </w:r>
      <w:r w:rsidR="008445F4">
        <w:t>The</w:t>
      </w:r>
      <w:r w:rsidR="008445F4" w:rsidRPr="004B0F14">
        <w:t xml:space="preserve"> quality of </w:t>
      </w:r>
      <w:r w:rsidR="008445F4">
        <w:t xml:space="preserve">audio </w:t>
      </w:r>
      <w:r w:rsidR="000E3D3E">
        <w:t>signals</w:t>
      </w:r>
      <w:r w:rsidR="008445F4">
        <w:t xml:space="preserve">, the video images and the rest-answer-rest </w:t>
      </w:r>
      <w:r w:rsidR="008445F4" w:rsidRPr="004B0F14">
        <w:t xml:space="preserve">transitions </w:t>
      </w:r>
      <w:r w:rsidR="008445F4">
        <w:t>were all better</w:t>
      </w:r>
      <w:r w:rsidR="008445F4" w:rsidRPr="004B0F14">
        <w:t xml:space="preserve"> than anticipated</w:t>
      </w:r>
      <w:r w:rsidR="00781848">
        <w:t xml:space="preserve">.  </w:t>
      </w:r>
      <w:r w:rsidR="000E3D3E">
        <w:t xml:space="preserve">Later, </w:t>
      </w:r>
      <w:r w:rsidR="008445F4">
        <w:t xml:space="preserve">users reported that they found the quality and transitions </w:t>
      </w:r>
      <w:r w:rsidR="000E3D3E">
        <w:t>did not disrupt</w:t>
      </w:r>
      <w:r w:rsidR="008445F4">
        <w:t xml:space="preserve"> the impression of a conversation</w:t>
      </w:r>
      <w:r w:rsidR="00781848">
        <w:t xml:space="preserve">.  </w:t>
      </w:r>
    </w:p>
    <w:p w:rsidR="008445F4" w:rsidRPr="00D406C4" w:rsidRDefault="008445F4" w:rsidP="00F1522C">
      <w:pPr>
        <w:pStyle w:val="Default"/>
        <w:widowControl/>
        <w:rPr>
          <w:rFonts w:ascii="Times New Roman" w:hAnsi="Times New Roman" w:cs="Times New Roman"/>
          <w:sz w:val="22"/>
        </w:rPr>
      </w:pPr>
    </w:p>
    <w:p w:rsidR="008445F4" w:rsidRDefault="002176BC" w:rsidP="00F1522C">
      <w:pPr>
        <w:pStyle w:val="SIW-Hd-2"/>
        <w:widowControl/>
      </w:pPr>
      <w:r>
        <w:t>Further Production Activities to Produce Conversations</w:t>
      </w:r>
      <w:r w:rsidR="008445F4" w:rsidRPr="004B0F14">
        <w:t xml:space="preserve"> </w:t>
      </w:r>
    </w:p>
    <w:p w:rsidR="008445F4" w:rsidRPr="00A15D9D" w:rsidRDefault="008445F4" w:rsidP="00F1522C">
      <w:pPr>
        <w:pStyle w:val="SIW-Norm"/>
        <w:widowControl/>
      </w:pPr>
    </w:p>
    <w:p w:rsidR="008445F4" w:rsidRDefault="00F854FB" w:rsidP="00F1522C">
      <w:pPr>
        <w:pStyle w:val="SIW-Norm"/>
        <w:widowControl/>
      </w:pPr>
      <w:r>
        <w:t>The MentorPal NLP program selects the best</w:t>
      </w:r>
      <w:r w:rsidR="008445F4" w:rsidRPr="004B0F14">
        <w:t xml:space="preserve"> answer from the two </w:t>
      </w:r>
      <w:r>
        <w:t xml:space="preserve">different </w:t>
      </w:r>
      <w:r w:rsidR="008445F4" w:rsidRPr="004B0F14">
        <w:t>classi</w:t>
      </w:r>
      <w:r w:rsidR="008445F4">
        <w:t>fi</w:t>
      </w:r>
      <w:r w:rsidR="008445F4" w:rsidRPr="004B0F14">
        <w:t>ers</w:t>
      </w:r>
      <w:r w:rsidR="008445F4">
        <w:t>, as is shown in Figure 1 above</w:t>
      </w:r>
      <w:r w:rsidR="00781848">
        <w:t xml:space="preserve">.  </w:t>
      </w:r>
      <w:r w:rsidR="008445F4" w:rsidRPr="004B0F14">
        <w:t xml:space="preserve">Currently, it sends it to both the NPCEditor and a </w:t>
      </w:r>
      <w:r w:rsidR="008445F4">
        <w:t>P</w:t>
      </w:r>
      <w:r w:rsidR="008445F4" w:rsidRPr="004B0F14">
        <w:t>ython classi</w:t>
      </w:r>
      <w:r w:rsidR="008445F4">
        <w:t>fi</w:t>
      </w:r>
      <w:r w:rsidR="008445F4" w:rsidRPr="004B0F14">
        <w:t>er based on a neural network to get two alternate answers</w:t>
      </w:r>
      <w:r w:rsidR="00781848">
        <w:t xml:space="preserve">.  </w:t>
      </w:r>
      <w:r w:rsidR="008445F4" w:rsidRPr="004B0F14">
        <w:t>Of these, the NPCEditor answer is used if it has high con</w:t>
      </w:r>
      <w:r w:rsidR="008445F4">
        <w:t>fi</w:t>
      </w:r>
      <w:r w:rsidR="008445F4" w:rsidRPr="004B0F14">
        <w:t>dence (since it is faster) while neural network classi</w:t>
      </w:r>
      <w:r w:rsidR="008445F4">
        <w:t>fi</w:t>
      </w:r>
      <w:r w:rsidR="008445F4" w:rsidRPr="004B0F14">
        <w:t>er is used otherwise</w:t>
      </w:r>
      <w:r w:rsidR="00781848">
        <w:t xml:space="preserve">.  </w:t>
      </w:r>
      <w:r w:rsidR="008445F4" w:rsidRPr="004B0F14">
        <w:t xml:space="preserve">Further description of these processes is contained in </w:t>
      </w:r>
      <w:r w:rsidR="006562A2">
        <w:t>[20]</w:t>
      </w:r>
      <w:r w:rsidR="00781848">
        <w:t xml:space="preserve">.  </w:t>
      </w:r>
      <w:r w:rsidR="008445F4" w:rsidRPr="004B0F14">
        <w:t>This section describes how the data for these models is created</w:t>
      </w:r>
      <w:r w:rsidR="00781848">
        <w:t xml:space="preserve">.  </w:t>
      </w:r>
    </w:p>
    <w:p w:rsidR="008445F4" w:rsidRDefault="008445F4" w:rsidP="00F1522C">
      <w:pPr>
        <w:pStyle w:val="SIW-Norm"/>
        <w:widowControl/>
      </w:pPr>
    </w:p>
    <w:p w:rsidR="008445F4" w:rsidRDefault="00F854FB" w:rsidP="00F1522C">
      <w:pPr>
        <w:pStyle w:val="SIW-Norm"/>
        <w:widowControl/>
      </w:pPr>
      <w:r>
        <w:t>As noted above, the questions, with the resulting live mentor answers,</w:t>
      </w:r>
      <w:r w:rsidR="008445F4" w:rsidRPr="004B0F14">
        <w:t xml:space="preserve"> are used to produce classi</w:t>
      </w:r>
      <w:r w:rsidR="008445F4">
        <w:t>fi</w:t>
      </w:r>
      <w:r w:rsidR="008445F4" w:rsidRPr="004B0F14">
        <w:t xml:space="preserve">er data, NPCEditor data and metadata </w:t>
      </w:r>
      <w:r w:rsidR="00EA4493">
        <w:t>[</w:t>
      </w:r>
      <w:r w:rsidR="006562A2">
        <w:t>14</w:t>
      </w:r>
      <w:r w:rsidR="00DB6CFE">
        <w:t xml:space="preserve"> &amp; </w:t>
      </w:r>
      <w:r w:rsidR="006562A2">
        <w:t>20]</w:t>
      </w:r>
      <w:r w:rsidR="00781848">
        <w:t xml:space="preserve">.  </w:t>
      </w:r>
      <w:r w:rsidR="008445F4">
        <w:t xml:space="preserve">The collected and </w:t>
      </w:r>
      <w:r w:rsidR="00680803">
        <w:t>characterized</w:t>
      </w:r>
      <w:r w:rsidR="008445F4" w:rsidRPr="004B0F14">
        <w:t xml:space="preserve"> sets are generated manually based on based o</w:t>
      </w:r>
      <w:r w:rsidR="008445F4">
        <w:rPr>
          <w:rFonts w:hAnsi="Cambria Math"/>
        </w:rPr>
        <w:t xml:space="preserve">n </w:t>
      </w:r>
      <w:r w:rsidR="00680803">
        <w:t>alternative</w:t>
      </w:r>
      <w:r w:rsidR="008445F4" w:rsidRPr="004B0F14">
        <w:t xml:space="preserve"> ways that </w:t>
      </w:r>
      <w:r w:rsidR="008445F4">
        <w:t>the pro</w:t>
      </w:r>
      <w:r w:rsidR="00680803">
        <w:t>duction groups assume that</w:t>
      </w:r>
      <w:r w:rsidR="008445F4" w:rsidRPr="004B0F14">
        <w:t xml:space="preserve"> other people would ask the question</w:t>
      </w:r>
      <w:r w:rsidR="00680803">
        <w:t>s</w:t>
      </w:r>
      <w:r w:rsidR="00781848">
        <w:t xml:space="preserve">.  </w:t>
      </w:r>
      <w:r w:rsidR="008445F4">
        <w:t>E</w:t>
      </w:r>
      <w:r w:rsidR="008445F4" w:rsidRPr="004B0F14">
        <w:t xml:space="preserve">ach question </w:t>
      </w:r>
      <w:r w:rsidR="008445F4">
        <w:t xml:space="preserve">is </w:t>
      </w:r>
      <w:r w:rsidR="008445F4" w:rsidRPr="004B0F14">
        <w:t>also manually tag</w:t>
      </w:r>
      <w:r w:rsidR="008445F4">
        <w:t>ged</w:t>
      </w:r>
      <w:r w:rsidR="008445F4" w:rsidRPr="004B0F14">
        <w:t xml:space="preserve"> with topics from a bank of 40 prede</w:t>
      </w:r>
      <w:r w:rsidR="008445F4">
        <w:t>fi</w:t>
      </w:r>
      <w:r w:rsidR="008445F4" w:rsidRPr="004B0F14">
        <w:t>ned topics that cover all broad categories of questions</w:t>
      </w:r>
      <w:r w:rsidR="00781848">
        <w:t xml:space="preserve">.  </w:t>
      </w:r>
      <w:r w:rsidR="008445F4">
        <w:t>An ordering of questions resulted in generating topics, which</w:t>
      </w:r>
      <w:r w:rsidR="008445F4" w:rsidRPr="004B0F14">
        <w:t xml:space="preserve"> are used to create random questions </w:t>
      </w:r>
      <w:r w:rsidR="008445F4">
        <w:t>associated with those topics</w:t>
      </w:r>
      <w:r w:rsidR="00781848">
        <w:t xml:space="preserve">.  </w:t>
      </w:r>
      <w:r w:rsidR="008445F4">
        <w:t xml:space="preserve">These </w:t>
      </w:r>
      <w:r w:rsidR="008445F4" w:rsidRPr="004B0F14">
        <w:t>are also added to the</w:t>
      </w:r>
      <w:r w:rsidR="00680803">
        <w:t xml:space="preserve"> MentorPal</w:t>
      </w:r>
      <w:r w:rsidR="008445F4" w:rsidRPr="004B0F14">
        <w:t xml:space="preserve"> classi</w:t>
      </w:r>
      <w:r w:rsidR="008445F4">
        <w:t>fi</w:t>
      </w:r>
      <w:r w:rsidR="008445F4" w:rsidRPr="004B0F14">
        <w:t>er data</w:t>
      </w:r>
      <w:r w:rsidR="008445F4">
        <w:t xml:space="preserve">, where it is represented as a </w:t>
      </w:r>
      <w:r w:rsidR="008445F4" w:rsidRPr="004B0F14">
        <w:t>vector for each question</w:t>
      </w:r>
      <w:r w:rsidR="00680803">
        <w:t>, using many dimensions</w:t>
      </w:r>
      <w:r w:rsidR="00781848">
        <w:t xml:space="preserve">.  </w:t>
      </w:r>
      <w:r w:rsidR="008445F4" w:rsidRPr="004B0F14">
        <w:t xml:space="preserve">It then </w:t>
      </w:r>
      <w:r w:rsidR="00680803">
        <w:t>stores</w:t>
      </w:r>
      <w:r w:rsidR="008445F4" w:rsidRPr="004B0F14">
        <w:t xml:space="preserve"> this data into </w:t>
      </w:r>
      <w:r w:rsidR="008445F4">
        <w:t>fi</w:t>
      </w:r>
      <w:r w:rsidR="008445F4" w:rsidRPr="004B0F14">
        <w:t>les for use by the classi</w:t>
      </w:r>
      <w:r w:rsidR="008445F4">
        <w:t>fi</w:t>
      </w:r>
      <w:r w:rsidR="008445F4" w:rsidRPr="004B0F14">
        <w:t>er</w:t>
      </w:r>
      <w:r w:rsidR="00781848">
        <w:t xml:space="preserve">.  </w:t>
      </w:r>
    </w:p>
    <w:p w:rsidR="008445F4" w:rsidRDefault="008445F4" w:rsidP="00F1522C">
      <w:pPr>
        <w:pStyle w:val="SIW-Norm"/>
        <w:widowControl/>
      </w:pPr>
    </w:p>
    <w:p w:rsidR="008445F4" w:rsidRPr="00486E13" w:rsidRDefault="008445F4" w:rsidP="00F1522C">
      <w:pPr>
        <w:pStyle w:val="SIW-Norm"/>
        <w:widowControl/>
      </w:pPr>
      <w:r w:rsidRPr="00270805">
        <w:t xml:space="preserve">The procedure for creating such a conversational </w:t>
      </w:r>
      <w:r>
        <w:t>Virtual Human (</w:t>
      </w:r>
      <w:r w:rsidRPr="00270805">
        <w:t>VH</w:t>
      </w:r>
      <w:r>
        <w:t>)</w:t>
      </w:r>
      <w:r w:rsidRPr="00270805">
        <w:t xml:space="preserve"> mentor involves a number of steps, in addition to the development and tuning of the software code that makes the program function</w:t>
      </w:r>
      <w:r w:rsidR="00781848">
        <w:t xml:space="preserve">.  </w:t>
      </w:r>
      <w:r w:rsidRPr="00270805">
        <w:t xml:space="preserve">Literally volumes have been written about how to system engineer large code programs, running all the way from general, almost philosophical approaches, </w:t>
      </w:r>
      <w:r w:rsidRPr="007274E7">
        <w:rPr>
          <w:i/>
        </w:rPr>
        <w:t>e.g</w:t>
      </w:r>
      <w:r w:rsidR="00781848">
        <w:t xml:space="preserve">.  </w:t>
      </w:r>
      <w:r w:rsidR="00DB6CFE">
        <w:t>Professor Fred Brook's book [</w:t>
      </w:r>
      <w:r w:rsidR="00F94294">
        <w:t>21</w:t>
      </w:r>
      <w:r w:rsidR="00EA4493">
        <w:t>]</w:t>
      </w:r>
      <w:r w:rsidRPr="00270805">
        <w:t xml:space="preserve"> to more detailed and didactic tomes (Pressman &amp; Maxim, 2005)</w:t>
      </w:r>
      <w:r w:rsidR="00781848">
        <w:t xml:space="preserve">.  </w:t>
      </w:r>
      <w:r w:rsidRPr="00270805">
        <w:t>Project personnel, basing their appro</w:t>
      </w:r>
      <w:r>
        <w:t>ach on lessons learned from pre</w:t>
      </w:r>
      <w:r w:rsidRPr="00270805">
        <w:t>vious ICT efforts, knew they needed</w:t>
      </w:r>
      <w:r>
        <w:t xml:space="preserve"> to optimize</w:t>
      </w:r>
      <w:r w:rsidRPr="00270805">
        <w:t xml:space="preserve"> a process for the production of the videos.</w:t>
      </w:r>
    </w:p>
    <w:p w:rsidR="008445F4" w:rsidRPr="00BA6650" w:rsidRDefault="008445F4" w:rsidP="00F1522C">
      <w:pPr>
        <w:pStyle w:val="SIW-Norm"/>
        <w:widowControl/>
      </w:pPr>
    </w:p>
    <w:p w:rsidR="008445F4" w:rsidRDefault="008445F4" w:rsidP="00F1522C">
      <w:pPr>
        <w:pStyle w:val="SIW-Norm"/>
        <w:widowControl/>
      </w:pPr>
      <w:r>
        <w:t>Further testing and r</w:t>
      </w:r>
      <w:r w:rsidRPr="004B0F14">
        <w:t xml:space="preserve">esearch is ongoing </w:t>
      </w:r>
      <w:r>
        <w:t xml:space="preserve">in a continuous effort to characterize and </w:t>
      </w:r>
      <w:r w:rsidRPr="004B0F14">
        <w:t>to improv</w:t>
      </w:r>
      <w:r>
        <w:t>e</w:t>
      </w:r>
      <w:r w:rsidRPr="004B0F14">
        <w:t xml:space="preserve"> these processes</w:t>
      </w:r>
      <w:r>
        <w:t>, both at ICT and across the NLP community</w:t>
      </w:r>
      <w:r w:rsidR="00781848">
        <w:t xml:space="preserve">.  </w:t>
      </w:r>
      <w:r w:rsidRPr="004B0F14">
        <w:t>A particular issue with the classi</w:t>
      </w:r>
      <w:r>
        <w:t>fi</w:t>
      </w:r>
      <w:r w:rsidRPr="004B0F14">
        <w:t>er was the desire to enable o</w:t>
      </w:r>
      <w:r w:rsidRPr="004B0F14">
        <w:rPr>
          <w:rFonts w:hAnsi="Cambria Math"/>
        </w:rPr>
        <w:t>ﬄ</w:t>
      </w:r>
      <w:r w:rsidRPr="004B0F14">
        <w:t>ine mode on tablet devices</w:t>
      </w:r>
      <w:r w:rsidR="00781848">
        <w:t xml:space="preserve">.  </w:t>
      </w:r>
      <w:r w:rsidRPr="004B0F14">
        <w:t xml:space="preserve">Unfortunately, the word vector models </w:t>
      </w:r>
      <w:r>
        <w:t xml:space="preserve">otherwise </w:t>
      </w:r>
      <w:r w:rsidRPr="004B0F14">
        <w:t xml:space="preserve">employed are typically too large to work on device in memory: the Google News Word2Vec model is 3.5 GB, for example </w:t>
      </w:r>
      <w:r w:rsidR="00EA4493">
        <w:t>[</w:t>
      </w:r>
      <w:r w:rsidR="00F94294">
        <w:t>22</w:t>
      </w:r>
      <w:r w:rsidR="00EA4493">
        <w:t>]</w:t>
      </w:r>
      <w:r w:rsidR="00781848">
        <w:t xml:space="preserve">.  </w:t>
      </w:r>
      <w:r w:rsidRPr="004B0F14">
        <w:t xml:space="preserve">To address this, </w:t>
      </w:r>
      <w:r>
        <w:t xml:space="preserve">the MentorPal </w:t>
      </w:r>
      <w:r w:rsidRPr="004B0F14">
        <w:t>ensemble makes use of a systematically pruned version of Google</w:t>
      </w:r>
      <w:r>
        <w:t>'</w:t>
      </w:r>
      <w:r w:rsidRPr="004B0F14">
        <w:t>s Word2Vec model</w:t>
      </w:r>
      <w:r>
        <w:t xml:space="preserve"> which is</w:t>
      </w:r>
      <w:r w:rsidRPr="004B0F14">
        <w:t xml:space="preserve"> described </w:t>
      </w:r>
      <w:r>
        <w:t xml:space="preserve">more fully </w:t>
      </w:r>
      <w:r w:rsidRPr="004B0F14">
        <w:t>in a</w:t>
      </w:r>
      <w:r>
        <w:t xml:space="preserve"> </w:t>
      </w:r>
      <w:r w:rsidRPr="004B0F14">
        <w:t xml:space="preserve">workshop paper </w:t>
      </w:r>
      <w:r w:rsidR="00EA4493">
        <w:t>[</w:t>
      </w:r>
      <w:r w:rsidR="00F94294">
        <w:t>23</w:t>
      </w:r>
      <w:r w:rsidR="00EA4493">
        <w:t>]</w:t>
      </w:r>
      <w:r w:rsidR="00781848">
        <w:t xml:space="preserve">.  </w:t>
      </w:r>
    </w:p>
    <w:p w:rsidR="008445F4" w:rsidRPr="004B0F14" w:rsidRDefault="008445F4" w:rsidP="00F1522C">
      <w:pPr>
        <w:pStyle w:val="SIW-Norm"/>
        <w:widowControl/>
      </w:pPr>
    </w:p>
    <w:p w:rsidR="008445F4" w:rsidRDefault="00B61E21" w:rsidP="00F1522C">
      <w:pPr>
        <w:pStyle w:val="SIW-Hd-1"/>
        <w:widowControl/>
      </w:pPr>
      <w:r>
        <w:t>Comparing Live and Virtual Mentors</w:t>
      </w:r>
      <w:r w:rsidR="008445F4" w:rsidRPr="004B0F14">
        <w:t>: E</w:t>
      </w:r>
      <w:r w:rsidR="008445F4" w:rsidRPr="001A1C5D">
        <w:rPr>
          <w:smallCaps/>
        </w:rPr>
        <w:t>ng</w:t>
      </w:r>
      <w:r w:rsidR="008445F4" w:rsidRPr="004B0F14">
        <w:t xml:space="preserve">X STEM Fair </w:t>
      </w:r>
    </w:p>
    <w:p w:rsidR="008445F4" w:rsidRPr="006F3A0E" w:rsidRDefault="008445F4" w:rsidP="00F1522C">
      <w:pPr>
        <w:pStyle w:val="SIW-Norm"/>
        <w:widowControl/>
      </w:pPr>
    </w:p>
    <w:p w:rsidR="008445F4" w:rsidRDefault="003A74AC" w:rsidP="00F1522C">
      <w:pPr>
        <w:pStyle w:val="SIW-Norm"/>
        <w:widowControl/>
      </w:pPr>
      <w:r>
        <w:rPr>
          <w:noProof/>
        </w:rPr>
        <w:pict w14:anchorId="1F373B91">
          <v:shape id="_x0000_s1031" type="#_x0000_t202" style="position:absolute;left:0;text-align:left;margin-left:265.55pt;margin-top:.25pt;width:206.15pt;height:155.1pt;z-index:251664384;mso-width-relative:margin;mso-height-relative:margin" stroked="f">
            <v:textbox style="mso-next-textbox:#_x0000_s1031">
              <w:txbxContent>
                <w:p w:rsidR="00F27161" w:rsidRDefault="00F27161" w:rsidP="008445F4">
                  <w:r>
                    <w:rPr>
                      <w:noProof/>
                    </w:rPr>
                    <w:drawing>
                      <wp:inline distT="0" distB="0" distL="0" distR="0">
                        <wp:extent cx="2474768" cy="1648533"/>
                        <wp:effectExtent l="19050" t="0" r="1732" b="0"/>
                        <wp:docPr id="21" name="Picture 15" descr="IMG_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06.JPG"/>
                                <pic:cNvPicPr/>
                              </pic:nvPicPr>
                              <pic:blipFill>
                                <a:blip r:embed="rId10"/>
                                <a:stretch>
                                  <a:fillRect/>
                                </a:stretch>
                              </pic:blipFill>
                              <pic:spPr>
                                <a:xfrm>
                                  <a:off x="0" y="0"/>
                                  <a:ext cx="2474768" cy="1648533"/>
                                </a:xfrm>
                                <a:prstGeom prst="rect">
                                  <a:avLst/>
                                </a:prstGeom>
                              </pic:spPr>
                            </pic:pic>
                          </a:graphicData>
                        </a:graphic>
                      </wp:inline>
                    </w:drawing>
                  </w:r>
                </w:p>
                <w:p w:rsidR="00F27161" w:rsidRPr="00DF3DDB" w:rsidRDefault="00F27161" w:rsidP="00DF3DDB">
                  <w:pPr>
                    <w:pStyle w:val="Caption"/>
                    <w:jc w:val="center"/>
                    <w:rPr>
                      <w:color w:val="auto"/>
                      <w:sz w:val="20"/>
                      <w:szCs w:val="20"/>
                    </w:rPr>
                  </w:pPr>
                  <w:r w:rsidRPr="00DF3DDB">
                    <w:rPr>
                      <w:color w:val="auto"/>
                      <w:sz w:val="20"/>
                      <w:szCs w:val="20"/>
                    </w:rPr>
                    <w:t xml:space="preserve">Figure </w:t>
                  </w:r>
                  <w:r w:rsidR="004C5603" w:rsidRPr="00DF3DDB">
                    <w:rPr>
                      <w:color w:val="auto"/>
                      <w:sz w:val="20"/>
                      <w:szCs w:val="20"/>
                    </w:rPr>
                    <w:fldChar w:fldCharType="begin"/>
                  </w:r>
                  <w:r w:rsidRPr="00DF3DDB">
                    <w:rPr>
                      <w:color w:val="auto"/>
                      <w:sz w:val="20"/>
                      <w:szCs w:val="20"/>
                    </w:rPr>
                    <w:instrText xml:space="preserve"> SEQ Figure \* ARABIC </w:instrText>
                  </w:r>
                  <w:r w:rsidR="004C5603" w:rsidRPr="00DF3DDB">
                    <w:rPr>
                      <w:color w:val="auto"/>
                      <w:sz w:val="20"/>
                      <w:szCs w:val="20"/>
                    </w:rPr>
                    <w:fldChar w:fldCharType="separate"/>
                  </w:r>
                  <w:r w:rsidR="00912BEC">
                    <w:rPr>
                      <w:noProof/>
                      <w:color w:val="auto"/>
                      <w:sz w:val="20"/>
                      <w:szCs w:val="20"/>
                    </w:rPr>
                    <w:t>2</w:t>
                  </w:r>
                  <w:r w:rsidR="004C5603" w:rsidRPr="00DF3DDB">
                    <w:rPr>
                      <w:color w:val="auto"/>
                      <w:sz w:val="20"/>
                      <w:szCs w:val="20"/>
                    </w:rPr>
                    <w:fldChar w:fldCharType="end"/>
                  </w:r>
                  <w:r w:rsidRPr="00DF3DDB">
                    <w:rPr>
                      <w:color w:val="auto"/>
                      <w:sz w:val="20"/>
                      <w:szCs w:val="20"/>
                    </w:rPr>
                    <w:t xml:space="preserve"> EngX on </w:t>
                  </w:r>
                  <w:r>
                    <w:rPr>
                      <w:color w:val="auto"/>
                      <w:sz w:val="20"/>
                      <w:szCs w:val="20"/>
                    </w:rPr>
                    <w:t>the USC</w:t>
                  </w:r>
                  <w:r w:rsidRPr="00DF3DDB">
                    <w:rPr>
                      <w:color w:val="auto"/>
                      <w:sz w:val="20"/>
                      <w:szCs w:val="20"/>
                    </w:rPr>
                    <w:t xml:space="preserve"> </w:t>
                  </w:r>
                  <w:r>
                    <w:rPr>
                      <w:color w:val="auto"/>
                      <w:sz w:val="20"/>
                      <w:szCs w:val="20"/>
                    </w:rPr>
                    <w:t>Campus</w:t>
                  </w:r>
                </w:p>
              </w:txbxContent>
            </v:textbox>
            <w10:wrap type="square"/>
          </v:shape>
        </w:pict>
      </w:r>
      <w:r w:rsidR="008445F4" w:rsidRPr="004B0F14">
        <w:t xml:space="preserve">The present version of the MentorPal system was tested with </w:t>
      </w:r>
      <w:r w:rsidR="008445F4">
        <w:t xml:space="preserve">a </w:t>
      </w:r>
      <w:r w:rsidR="008445F4" w:rsidRPr="004B0F14">
        <w:t>two mentor</w:t>
      </w:r>
      <w:r w:rsidR="008445F4">
        <w:t xml:space="preserve"> panel at a</w:t>
      </w:r>
      <w:r w:rsidR="008445F4" w:rsidRPr="004B0F14">
        <w:t xml:space="preserve"> STEM Fair called EngX 2018</w:t>
      </w:r>
      <w:r w:rsidR="008445F4">
        <w:t xml:space="preserve"> (Figure </w:t>
      </w:r>
      <w:r w:rsidR="00DF3DDB">
        <w:t>2</w:t>
      </w:r>
      <w:r w:rsidR="008445F4">
        <w:t>.)</w:t>
      </w:r>
      <w:r w:rsidR="00781848">
        <w:t xml:space="preserve"> </w:t>
      </w:r>
      <w:r w:rsidR="008445F4" w:rsidRPr="004B0F14">
        <w:t>The fair is part of a series of STEM events conducted over the last four years, led by the Armani Lab at the University of Southern California (USC)</w:t>
      </w:r>
      <w:r w:rsidR="00781848">
        <w:t xml:space="preserve">.  </w:t>
      </w:r>
      <w:r w:rsidR="008445F4">
        <w:t>This year’s fair</w:t>
      </w:r>
      <w:r w:rsidR="008445F4" w:rsidRPr="004B0F14">
        <w:t xml:space="preserve"> attracted a broad range of students aged from eleven to eighteen years old</w:t>
      </w:r>
      <w:r w:rsidR="00781848">
        <w:t xml:space="preserve">.  </w:t>
      </w:r>
      <w:r w:rsidR="008445F4">
        <w:t>More than 800 students indicated they would come and the turn-out was estimated at about that number by the ICT staff</w:t>
      </w:r>
      <w:r w:rsidR="00781848">
        <w:t xml:space="preserve">.  </w:t>
      </w:r>
      <w:r w:rsidR="008445F4">
        <w:t>As the event is in an open campus setting, it is difficult to establish precise attendance figures</w:t>
      </w:r>
      <w:r w:rsidR="00781848">
        <w:t xml:space="preserve">.  </w:t>
      </w:r>
      <w:r w:rsidR="008445F4" w:rsidRPr="004B0F14">
        <w:t>It was a full-day fair</w:t>
      </w:r>
      <w:r w:rsidR="008445F4">
        <w:t xml:space="preserve">, running from </w:t>
      </w:r>
      <w:r w:rsidR="008445F4" w:rsidRPr="004B0F14">
        <w:t xml:space="preserve">8 AM </w:t>
      </w:r>
      <w:r w:rsidR="008445F4">
        <w:t xml:space="preserve">until </w:t>
      </w:r>
      <w:r w:rsidR="008445F4" w:rsidRPr="004B0F14">
        <w:t>4 PM</w:t>
      </w:r>
      <w:r w:rsidR="008445F4">
        <w:t xml:space="preserve"> and was</w:t>
      </w:r>
      <w:r w:rsidR="008445F4" w:rsidRPr="004B0F14">
        <w:t xml:space="preserve"> held on a Saturday in March on an open quadrangle on the USC campus an</w:t>
      </w:r>
      <w:r w:rsidR="008445F4">
        <w:t xml:space="preserve">d attracted local </w:t>
      </w:r>
      <w:r w:rsidR="008445F4" w:rsidRPr="004B0F14">
        <w:t>students, parents and teachers</w:t>
      </w:r>
      <w:r w:rsidR="00781848">
        <w:t xml:space="preserve">.  </w:t>
      </w:r>
      <w:r w:rsidR="008445F4" w:rsidRPr="004B0F14">
        <w:t xml:space="preserve">EngX </w:t>
      </w:r>
      <w:r w:rsidR="008445F4">
        <w:t>fielded</w:t>
      </w:r>
      <w:r w:rsidR="008445F4" w:rsidRPr="004B0F14">
        <w:t xml:space="preserve"> about 20 booths</w:t>
      </w:r>
      <w:r w:rsidR="008445F4">
        <w:t>; t</w:t>
      </w:r>
      <w:r w:rsidR="008445F4" w:rsidRPr="004B0F14">
        <w:t>he majority of exhibits were not computer-</w:t>
      </w:r>
      <w:r w:rsidR="008445F4">
        <w:t>based, but were instead featured the physical sciences</w:t>
      </w:r>
      <w:r w:rsidR="008445F4" w:rsidRPr="004B0F14">
        <w:t>: water-powered rocket cars, pipe mazes with miniature robots, mirror-based holograms, and similar demonstrations</w:t>
      </w:r>
      <w:r w:rsidR="00781848">
        <w:t xml:space="preserve">.  </w:t>
      </w:r>
      <w:r w:rsidR="008445F4">
        <w:t>Some booths used posters from conference poster session, which seemed to be less enticing than other approaches.</w:t>
      </w:r>
    </w:p>
    <w:p w:rsidR="008445F4" w:rsidRDefault="008445F4" w:rsidP="00F1522C">
      <w:pPr>
        <w:pStyle w:val="SIW-Norm"/>
        <w:widowControl/>
      </w:pPr>
    </w:p>
    <w:p w:rsidR="008445F4" w:rsidRDefault="008445F4" w:rsidP="00F1522C">
      <w:pPr>
        <w:pStyle w:val="SIW-Norm"/>
        <w:widowControl/>
      </w:pPr>
      <w:r w:rsidRPr="004B0F14">
        <w:t>Students arrived in varying-sized of groups</w:t>
      </w:r>
      <w:r>
        <w:t xml:space="preserve">, visiting </w:t>
      </w:r>
      <w:r w:rsidRPr="004B0F14">
        <w:t>the various booths</w:t>
      </w:r>
      <w:r w:rsidR="00781848">
        <w:t xml:space="preserve">.  </w:t>
      </w:r>
      <w:r>
        <w:t>S</w:t>
      </w:r>
      <w:r w:rsidRPr="004B0F14">
        <w:t>ome came alone,</w:t>
      </w:r>
      <w:r>
        <w:t xml:space="preserve"> but</w:t>
      </w:r>
      <w:r w:rsidRPr="004B0F14">
        <w:t xml:space="preserve"> most</w:t>
      </w:r>
      <w:r>
        <w:t xml:space="preserve"> were</w:t>
      </w:r>
      <w:r w:rsidRPr="004B0F14">
        <w:t xml:space="preserve"> in small groups</w:t>
      </w:r>
      <w:r>
        <w:t>,</w:t>
      </w:r>
      <w:r w:rsidRPr="004B0F14">
        <w:t xml:space="preserve"> and </w:t>
      </w:r>
      <w:r>
        <w:t>many</w:t>
      </w:r>
      <w:r w:rsidRPr="004B0F14">
        <w:t xml:space="preserve"> were closely attended by one or more adults/parents</w:t>
      </w:r>
      <w:r w:rsidR="00781848">
        <w:t xml:space="preserve">.  </w:t>
      </w:r>
      <w:r w:rsidRPr="004B0F14">
        <w:t>They were observed to be of</w:t>
      </w:r>
      <w:r>
        <w:t xml:space="preserve"> varying socio-economic status and ethnicities</w:t>
      </w:r>
      <w:r w:rsidR="00781848">
        <w:t xml:space="preserve">.  </w:t>
      </w:r>
      <w:r w:rsidRPr="004B0F14">
        <w:t xml:space="preserve">Like many </w:t>
      </w:r>
      <w:r>
        <w:t>pre-college</w:t>
      </w:r>
      <w:r w:rsidRPr="004B0F14">
        <w:t xml:space="preserve"> students</w:t>
      </w:r>
      <w:r>
        <w:t>,</w:t>
      </w:r>
      <w:r w:rsidRPr="004B0F14">
        <w:t xml:space="preserve"> they seemed more attracted to interesting new experiences than</w:t>
      </w:r>
      <w:r>
        <w:t xml:space="preserve"> they were focused on a</w:t>
      </w:r>
      <w:r w:rsidRPr="004B0F14">
        <w:t xml:space="preserve"> sober contemplation on the career choices they were about to make</w:t>
      </w:r>
      <w:r w:rsidR="00781848">
        <w:t xml:space="preserve">.  </w:t>
      </w:r>
      <w:r w:rsidRPr="004B0F14">
        <w:t xml:space="preserve">As </w:t>
      </w:r>
      <w:r>
        <w:t xml:space="preserve">an indication of </w:t>
      </w:r>
      <w:r w:rsidRPr="004B0F14">
        <w:t>such</w:t>
      </w:r>
      <w:r>
        <w:t xml:space="preserve"> interest</w:t>
      </w:r>
      <w:r w:rsidRPr="004B0F14">
        <w:t xml:space="preserve">, in addition to using the </w:t>
      </w:r>
      <w:r>
        <w:t xml:space="preserve">MentorPal </w:t>
      </w:r>
      <w:r w:rsidRPr="004B0F14">
        <w:t xml:space="preserve">system, many visitors were curious about the goals of </w:t>
      </w:r>
      <w:r>
        <w:t xml:space="preserve">ICT's </w:t>
      </w:r>
      <w:r w:rsidRPr="004B0F14">
        <w:t xml:space="preserve">work and how it related </w:t>
      </w:r>
      <w:r>
        <w:t>to the students’ or parents' own interests in research or technical work</w:t>
      </w:r>
      <w:r w:rsidR="00781848">
        <w:t xml:space="preserve">.  </w:t>
      </w:r>
      <w:r>
        <w:t>Many of the parents reported participation in the computer or entertainment industries or in the various levels of education.</w:t>
      </w:r>
    </w:p>
    <w:p w:rsidR="008445F4" w:rsidRDefault="008445F4" w:rsidP="00F1522C">
      <w:pPr>
        <w:pStyle w:val="SIW-Norm"/>
        <w:widowControl/>
      </w:pPr>
    </w:p>
    <w:p w:rsidR="008445F4" w:rsidRDefault="008445F4" w:rsidP="00F1522C">
      <w:pPr>
        <w:pStyle w:val="SIW-Norm"/>
        <w:widowControl/>
      </w:pPr>
      <w:r w:rsidRPr="00DE0C76">
        <w:t xml:space="preserve">The </w:t>
      </w:r>
      <w:r>
        <w:t xml:space="preserve">EngX </w:t>
      </w:r>
      <w:r w:rsidRPr="00DE0C76">
        <w:t xml:space="preserve">venue </w:t>
      </w:r>
      <w:r>
        <w:t>seemed to be</w:t>
      </w:r>
      <w:r w:rsidRPr="00DE0C76">
        <w:t xml:space="preserve"> well-suited to communicating about STEM</w:t>
      </w:r>
      <w:r>
        <w:t>, both in person and via MentorPal</w:t>
      </w:r>
      <w:r w:rsidR="00781848">
        <w:t xml:space="preserve">.  </w:t>
      </w:r>
      <w:r>
        <w:t>Both students and parents evidenced and articulated the need for the information being proffered</w:t>
      </w:r>
      <w:r w:rsidR="00781848">
        <w:t xml:space="preserve">.  </w:t>
      </w:r>
      <w:r>
        <w:t>One negative was the lack of convenient free public parking at USC</w:t>
      </w:r>
      <w:r w:rsidR="00781848">
        <w:t xml:space="preserve">.  </w:t>
      </w:r>
      <w:r>
        <w:t>While twelve dollars may not seem daunting to upper SES families, it is not trivial to those with far less disposable income</w:t>
      </w:r>
      <w:r w:rsidR="00781848">
        <w:t xml:space="preserve">.  </w:t>
      </w:r>
      <w:r>
        <w:t>Even though Southern California has uniformly good weather, even in March, this year the day of the fair was hampered by cool temperatures (low 60s) and a significant gusting wind</w:t>
      </w:r>
      <w:r w:rsidR="00781848">
        <w:t xml:space="preserve">.  </w:t>
      </w:r>
      <w:r>
        <w:t>The MentorPal booth was not impacted by the wind, as the only paper used were the two informal surveys administered: mentees/users and booth crews</w:t>
      </w:r>
      <w:r w:rsidR="00781848">
        <w:t xml:space="preserve">.  </w:t>
      </w:r>
      <w:r>
        <w:t>It is mentioned here for the benefit of those who do not enjoy Southern California weather and may need to plan an indoor setting or alternative.</w:t>
      </w:r>
    </w:p>
    <w:p w:rsidR="008445F4" w:rsidRDefault="008445F4" w:rsidP="00F1522C">
      <w:pPr>
        <w:pStyle w:val="SIW-Norm"/>
        <w:widowControl/>
      </w:pPr>
    </w:p>
    <w:p w:rsidR="008445F4" w:rsidRPr="007D13F1" w:rsidRDefault="008445F4" w:rsidP="00F1522C">
      <w:pPr>
        <w:pStyle w:val="SIW-Norm"/>
        <w:widowControl/>
      </w:pPr>
      <w:r>
        <w:t>There was no known attempt to formally characterize all of the fair attendees, but the ICT booth crew observed a number of characteristics that</w:t>
      </w:r>
      <w:r w:rsidRPr="003937E1">
        <w:t xml:space="preserve"> </w:t>
      </w:r>
      <w:r>
        <w:t>seemed to bear on the issues at hand</w:t>
      </w:r>
      <w:r w:rsidR="00781848">
        <w:t xml:space="preserve">.  </w:t>
      </w:r>
      <w:r>
        <w:t>Parents were particularly active in pursuing issues of concern to them, even to the detriment of the time their students had with the ICT professionals</w:t>
      </w:r>
      <w:r w:rsidR="00781848">
        <w:t xml:space="preserve">.  </w:t>
      </w:r>
      <w:r>
        <w:t>The crew found it advantageous to have one crew member take the parents' questions, while another crew member took the students in hand and both talked to them and assisted them in their use of the MentorPal program</w:t>
      </w:r>
      <w:r w:rsidR="00781848">
        <w:t xml:space="preserve">.  </w:t>
      </w:r>
      <w:r>
        <w:t>Both parents and students reacted well to this procedure</w:t>
      </w:r>
      <w:r w:rsidR="00781848">
        <w:t xml:space="preserve">.  </w:t>
      </w:r>
      <w:r>
        <w:t>That allowed each to get the full attention of a crew member, without the need of engaging in a way that they otherwise would have thought would "sit well" with their family mem</w:t>
      </w:r>
      <w:r w:rsidRPr="007D13F1">
        <w:t>bers.</w:t>
      </w:r>
    </w:p>
    <w:p w:rsidR="008445F4" w:rsidRPr="007D13F1" w:rsidRDefault="008445F4" w:rsidP="00F1522C">
      <w:pPr>
        <w:pStyle w:val="SIW-Norm"/>
        <w:widowControl/>
      </w:pPr>
    </w:p>
    <w:p w:rsidR="008445F4" w:rsidRDefault="003A74AC" w:rsidP="00F1522C">
      <w:pPr>
        <w:pStyle w:val="SIW-Norm"/>
        <w:widowControl/>
      </w:pPr>
      <w:r>
        <w:rPr>
          <w:noProof/>
        </w:rPr>
        <w:pict w14:anchorId="405225EB">
          <v:shape id="_x0000_s1030" type="#_x0000_t202" style="position:absolute;left:0;text-align:left;margin-left:-8.4pt;margin-top:.75pt;width:217.8pt;height:304.7pt;z-index:251663360;mso-width-relative:margin;mso-height-relative:margin;v-text-anchor:middle" stroked="f">
            <v:textbox style="mso-next-textbox:#_x0000_s1030">
              <w:txbxContent>
                <w:p w:rsidR="00F27161" w:rsidRDefault="00F27161" w:rsidP="008445F4">
                  <w:pPr>
                    <w:jc w:val="center"/>
                  </w:pPr>
                  <w:r>
                    <w:rPr>
                      <w:noProof/>
                      <w:sz w:val="18"/>
                      <w:szCs w:val="18"/>
                    </w:rPr>
                    <w:drawing>
                      <wp:inline distT="0" distB="0" distL="0" distR="0">
                        <wp:extent cx="1520472" cy="2058376"/>
                        <wp:effectExtent l="19050" t="0" r="3528"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tretch>
                                  <a:fillRect/>
                                </a:stretch>
                              </pic:blipFill>
                              <pic:spPr bwMode="auto">
                                <a:xfrm>
                                  <a:off x="0" y="0"/>
                                  <a:ext cx="1520472" cy="2058376"/>
                                </a:xfrm>
                                <a:prstGeom prst="rect">
                                  <a:avLst/>
                                </a:prstGeom>
                                <a:noFill/>
                                <a:ln w="9525">
                                  <a:noFill/>
                                  <a:miter lim="800000"/>
                                  <a:headEnd/>
                                  <a:tailEnd/>
                                </a:ln>
                              </pic:spPr>
                            </pic:pic>
                          </a:graphicData>
                        </a:graphic>
                      </wp:inline>
                    </w:drawing>
                  </w:r>
                </w:p>
                <w:p w:rsidR="00F27161" w:rsidRDefault="00F27161" w:rsidP="008445F4">
                  <w:pPr>
                    <w:jc w:val="center"/>
                  </w:pPr>
                  <w:r>
                    <w:rPr>
                      <w:noProof/>
                    </w:rPr>
                    <w:drawing>
                      <wp:inline distT="0" distB="0" distL="0" distR="0">
                        <wp:extent cx="2312651" cy="1353788"/>
                        <wp:effectExtent l="19050" t="0" r="0" b="0"/>
                        <wp:docPr id="33" name="Picture 3" descr="IMG_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91.JPG"/>
                                <pic:cNvPicPr/>
                              </pic:nvPicPr>
                              <pic:blipFill>
                                <a:blip r:embed="rId12"/>
                                <a:srcRect l="3000" t="8000" r="2250" b="16000"/>
                                <a:stretch>
                                  <a:fillRect/>
                                </a:stretch>
                              </pic:blipFill>
                              <pic:spPr>
                                <a:xfrm>
                                  <a:off x="0" y="0"/>
                                  <a:ext cx="2312651" cy="1353788"/>
                                </a:xfrm>
                                <a:prstGeom prst="rect">
                                  <a:avLst/>
                                </a:prstGeom>
                              </pic:spPr>
                            </pic:pic>
                          </a:graphicData>
                        </a:graphic>
                      </wp:inline>
                    </w:drawing>
                  </w:r>
                </w:p>
                <w:p w:rsidR="00F27161" w:rsidRPr="00997AE1" w:rsidRDefault="00F27161" w:rsidP="00D74AC7">
                  <w:pPr>
                    <w:pStyle w:val="Caption"/>
                    <w:jc w:val="center"/>
                    <w:rPr>
                      <w:color w:val="auto"/>
                      <w:sz w:val="20"/>
                    </w:rPr>
                  </w:pPr>
                  <w:r w:rsidRPr="00D74AC7">
                    <w:rPr>
                      <w:color w:val="auto"/>
                      <w:sz w:val="20"/>
                      <w:szCs w:val="20"/>
                    </w:rPr>
                    <w:t xml:space="preserve">Figure </w:t>
                  </w:r>
                  <w:r w:rsidR="004C5603" w:rsidRPr="00D74AC7">
                    <w:rPr>
                      <w:color w:val="auto"/>
                      <w:sz w:val="20"/>
                      <w:szCs w:val="20"/>
                    </w:rPr>
                    <w:fldChar w:fldCharType="begin"/>
                  </w:r>
                  <w:r w:rsidRPr="00D74AC7">
                    <w:rPr>
                      <w:color w:val="auto"/>
                      <w:sz w:val="20"/>
                      <w:szCs w:val="20"/>
                    </w:rPr>
                    <w:instrText xml:space="preserve"> SEQ Figure \* ARABIC </w:instrText>
                  </w:r>
                  <w:r w:rsidR="004C5603" w:rsidRPr="00D74AC7">
                    <w:rPr>
                      <w:color w:val="auto"/>
                      <w:sz w:val="20"/>
                      <w:szCs w:val="20"/>
                    </w:rPr>
                    <w:fldChar w:fldCharType="separate"/>
                  </w:r>
                  <w:r w:rsidR="00912BEC">
                    <w:rPr>
                      <w:noProof/>
                      <w:color w:val="auto"/>
                      <w:sz w:val="20"/>
                      <w:szCs w:val="20"/>
                    </w:rPr>
                    <w:t>3</w:t>
                  </w:r>
                  <w:r w:rsidR="004C5603" w:rsidRPr="00D74AC7">
                    <w:rPr>
                      <w:color w:val="auto"/>
                      <w:sz w:val="20"/>
                      <w:szCs w:val="20"/>
                    </w:rPr>
                    <w:fldChar w:fldCharType="end"/>
                  </w:r>
                  <w:r>
                    <w:rPr>
                      <w:color w:val="auto"/>
                      <w:sz w:val="20"/>
                      <w:szCs w:val="20"/>
                    </w:rPr>
                    <w:t xml:space="preserve">.  </w:t>
                  </w:r>
                  <w:r w:rsidRPr="00997AE1">
                    <w:rPr>
                      <w:color w:val="auto"/>
                      <w:sz w:val="20"/>
                    </w:rPr>
                    <w:t>EngX Fair MentorPal Setup</w:t>
                  </w:r>
                </w:p>
              </w:txbxContent>
            </v:textbox>
            <w10:wrap type="square"/>
          </v:shape>
        </w:pict>
      </w:r>
      <w:r w:rsidR="008445F4" w:rsidRPr="003937E1">
        <w:t xml:space="preserve">Three distinct types of </w:t>
      </w:r>
      <w:r w:rsidR="008445F4">
        <w:t xml:space="preserve">attendee/booth </w:t>
      </w:r>
      <w:r w:rsidR="008445F4" w:rsidRPr="003937E1">
        <w:t>interaction emerged when exhibiting MentorPal in this context</w:t>
      </w:r>
      <w:r w:rsidR="00781848">
        <w:t xml:space="preserve">.  </w:t>
      </w:r>
      <w:r w:rsidR="005C2CD0">
        <w:t>The first was g</w:t>
      </w:r>
      <w:r w:rsidR="008445F4" w:rsidRPr="003937E1">
        <w:t xml:space="preserve">roup briefings on </w:t>
      </w:r>
      <w:r w:rsidR="005C2CD0">
        <w:t>MentorPal</w:t>
      </w:r>
      <w:r w:rsidR="008445F4" w:rsidRPr="003937E1">
        <w:t xml:space="preserve"> with large screen display, made up of</w:t>
      </w:r>
      <w:r w:rsidR="008445F4">
        <w:t xml:space="preserve"> collections of fami</w:t>
      </w:r>
      <w:r w:rsidR="005C2CD0">
        <w:t>ly groups</w:t>
      </w:r>
      <w:r w:rsidR="00781848">
        <w:t xml:space="preserve">.  </w:t>
      </w:r>
      <w:r w:rsidR="005C2CD0">
        <w:t>A second type was comprised of i</w:t>
      </w:r>
      <w:r w:rsidR="008445F4" w:rsidRPr="003937E1">
        <w:t xml:space="preserve">ndividual </w:t>
      </w:r>
      <w:r w:rsidR="005C2CD0">
        <w:t>trials of</w:t>
      </w:r>
      <w:r w:rsidR="008445F4" w:rsidRPr="003937E1">
        <w:t xml:space="preserve"> MentorPal on individual tablet computers</w:t>
      </w:r>
      <w:r w:rsidR="005C2CD0">
        <w:t xml:space="preserve"> in which </w:t>
      </w:r>
      <w:r w:rsidR="008445F4">
        <w:t xml:space="preserve">the users </w:t>
      </w:r>
      <w:r w:rsidR="008445F4" w:rsidRPr="003937E1">
        <w:t>were almost always students</w:t>
      </w:r>
      <w:r w:rsidR="00781848">
        <w:t xml:space="preserve">.  </w:t>
      </w:r>
      <w:r w:rsidR="005C2CD0">
        <w:t>The third set of interactions turned out to be i</w:t>
      </w:r>
      <w:r w:rsidR="008445F4" w:rsidRPr="003937E1">
        <w:t xml:space="preserve">ndividual discussions about the work and technical careers, more often initiated by parents than </w:t>
      </w:r>
      <w:r w:rsidR="008445F4">
        <w:t xml:space="preserve">by the </w:t>
      </w:r>
      <w:r w:rsidR="008445F4" w:rsidRPr="003937E1">
        <w:t>students</w:t>
      </w:r>
      <w:r w:rsidR="00781848">
        <w:t xml:space="preserve">.  </w:t>
      </w:r>
    </w:p>
    <w:p w:rsidR="008445F4" w:rsidRDefault="008445F4" w:rsidP="00F1522C">
      <w:pPr>
        <w:pStyle w:val="SIW-Norm"/>
        <w:widowControl/>
      </w:pPr>
    </w:p>
    <w:p w:rsidR="008445F4" w:rsidRPr="003937E1" w:rsidRDefault="008445F4" w:rsidP="00F1522C">
      <w:pPr>
        <w:pStyle w:val="SIW-Norm"/>
        <w:widowControl/>
      </w:pPr>
      <w:r>
        <w:t>The "traffic" through</w:t>
      </w:r>
      <w:r w:rsidRPr="003937E1">
        <w:t xml:space="preserve"> the</w:t>
      </w:r>
      <w:r>
        <w:t xml:space="preserve"> MentorPal</w:t>
      </w:r>
      <w:r w:rsidRPr="003937E1">
        <w:t xml:space="preserve"> booth was high, with approximately 50% of passing groups stopping for a significant span of time</w:t>
      </w:r>
      <w:r w:rsidR="00781848">
        <w:t xml:space="preserve">.  </w:t>
      </w:r>
      <w:r>
        <w:t>This amounted to several hundred "window shoppers" of whom the booth crew estimates that around 100 to 150, stopped long enough for a full demonstration and briefing</w:t>
      </w:r>
      <w:r w:rsidR="00781848">
        <w:t xml:space="preserve">.  </w:t>
      </w:r>
      <w:r w:rsidRPr="003937E1">
        <w:t>This</w:t>
      </w:r>
      <w:r>
        <w:t xml:space="preserve"> good response</w:t>
      </w:r>
      <w:r w:rsidRPr="003937E1">
        <w:t xml:space="preserve"> was likely partly due to </w:t>
      </w:r>
      <w:r>
        <w:t xml:space="preserve">MentorPal's </w:t>
      </w:r>
      <w:r w:rsidRPr="003937E1">
        <w:t>being the</w:t>
      </w:r>
      <w:r w:rsidRPr="00BE1345">
        <w:t xml:space="preserve"> </w:t>
      </w:r>
      <w:r>
        <w:t xml:space="preserve">Fair </w:t>
      </w:r>
      <w:r w:rsidRPr="003937E1">
        <w:t xml:space="preserve">exhibit </w:t>
      </w:r>
      <w:r>
        <w:t>that was the most clearly</w:t>
      </w:r>
      <w:r w:rsidRPr="003937E1">
        <w:t xml:space="preserve"> AI-relevant, as well as due to </w:t>
      </w:r>
      <w:r>
        <w:t xml:space="preserve">the use of </w:t>
      </w:r>
      <w:r w:rsidRPr="003937E1">
        <w:t xml:space="preserve">a large banner (see images of the EngX fair in Figure </w:t>
      </w:r>
      <w:r w:rsidR="00D74AC7">
        <w:t>3</w:t>
      </w:r>
      <w:r w:rsidRPr="003937E1">
        <w:t>)</w:t>
      </w:r>
      <w:r w:rsidR="00781848">
        <w:t xml:space="preserve">.  </w:t>
      </w:r>
      <w:r w:rsidR="00117B59">
        <w:t>That wa</w:t>
      </w:r>
      <w:r w:rsidR="008D569D">
        <w:t>s MIDN 1/</w:t>
      </w:r>
      <w:r w:rsidR="00117B59" w:rsidRPr="00117B59">
        <w:t xml:space="preserve"> </w:t>
      </w:r>
      <w:r w:rsidR="00117B59">
        <w:t xml:space="preserve">now </w:t>
      </w:r>
      <w:r w:rsidR="008D569D">
        <w:t>C</w:t>
      </w:r>
      <w:r w:rsidR="007B26B2">
        <w:t xml:space="preserve"> (ENS)</w:t>
      </w:r>
      <w:r w:rsidR="008D569D">
        <w:t xml:space="preserve"> Laz</w:t>
      </w:r>
      <w:r w:rsidR="00913360">
        <w:t>zero</w:t>
      </w:r>
      <w:r w:rsidR="008D569D">
        <w:t xml:space="preserve">ni standing in to show </w:t>
      </w:r>
      <w:r w:rsidR="007B26B2">
        <w:t xml:space="preserve">the </w:t>
      </w:r>
      <w:r w:rsidR="008D569D">
        <w:t>scale</w:t>
      </w:r>
      <w:r w:rsidR="007B26B2">
        <w:t xml:space="preserve"> of the banner.</w:t>
      </w:r>
    </w:p>
    <w:p w:rsidR="008445F4" w:rsidRDefault="008445F4" w:rsidP="00F1522C">
      <w:pPr>
        <w:pStyle w:val="SIW-Norm"/>
        <w:widowControl/>
      </w:pPr>
    </w:p>
    <w:p w:rsidR="008445F4" w:rsidRDefault="0041340B" w:rsidP="00F1522C">
      <w:pPr>
        <w:pStyle w:val="SIW-Norm"/>
        <w:widowControl/>
      </w:pPr>
      <w:r>
        <w:t xml:space="preserve">The EngX fair further reinforced earlier observations that </w:t>
      </w:r>
      <w:r w:rsidR="008445F4" w:rsidRPr="004B0F14">
        <w:t xml:space="preserve">students often were unable to think of </w:t>
      </w:r>
      <w:r w:rsidR="008445F4">
        <w:t>m</w:t>
      </w:r>
      <w:r w:rsidR="008445F4" w:rsidRPr="004B0F14">
        <w:t>any useful questions for MentorPal</w:t>
      </w:r>
      <w:r w:rsidR="008445F4">
        <w:t xml:space="preserve">, </w:t>
      </w:r>
      <w:r w:rsidR="008445F4" w:rsidRPr="00997AE1">
        <w:rPr>
          <w:i/>
        </w:rPr>
        <w:t>e.g</w:t>
      </w:r>
      <w:r w:rsidR="008445F4" w:rsidRPr="004B0F14">
        <w:t xml:space="preserve">., </w:t>
      </w:r>
      <w:r>
        <w:t xml:space="preserve">the students said they didn’t know what to ask </w:t>
      </w:r>
      <w:r w:rsidR="008445F4">
        <w:t>or asked questions unrelated to careers</w:t>
      </w:r>
      <w:r w:rsidR="00781848">
        <w:t xml:space="preserve">.  </w:t>
      </w:r>
      <w:r w:rsidR="008445F4">
        <w:t>This mirrors the experience of the MentorPal staff when they visited with high-school classes in earlier efforts to amass relevant questions</w:t>
      </w:r>
      <w:r w:rsidR="00781848">
        <w:t xml:space="preserve">.  </w:t>
      </w:r>
      <w:r w:rsidR="008445F4" w:rsidRPr="004B0F14">
        <w:t xml:space="preserve">This </w:t>
      </w:r>
      <w:r w:rsidR="008445F4">
        <w:t xml:space="preserve">behavior </w:t>
      </w:r>
      <w:r w:rsidR="008445F4" w:rsidRPr="004B0F14">
        <w:t xml:space="preserve">was particularly </w:t>
      </w:r>
      <w:r w:rsidR="008445F4">
        <w:t>prevalent in students monitored</w:t>
      </w:r>
      <w:r w:rsidR="008445F4" w:rsidRPr="004B0F14">
        <w:t xml:space="preserve"> by parents</w:t>
      </w:r>
      <w:r w:rsidR="00781848">
        <w:t xml:space="preserve">.  </w:t>
      </w:r>
      <w:r w:rsidR="008445F4" w:rsidRPr="004B0F14">
        <w:t xml:space="preserve">However, students were more productive when they used </w:t>
      </w:r>
      <w:r w:rsidR="008445F4">
        <w:t>the MentorPal</w:t>
      </w:r>
      <w:r w:rsidR="008445F4" w:rsidRPr="004B0F14">
        <w:t xml:space="preserve"> menu that allowed generating questions from </w:t>
      </w:r>
      <w:r w:rsidR="008445F4">
        <w:t xml:space="preserve">the </w:t>
      </w:r>
      <w:r w:rsidR="008445F4" w:rsidRPr="004B0F14">
        <w:t>topic categories</w:t>
      </w:r>
      <w:r w:rsidR="008445F4">
        <w:t xml:space="preserve"> that</w:t>
      </w:r>
      <w:r w:rsidR="008445F4" w:rsidRPr="004B0F14">
        <w:t xml:space="preserve"> the team thought the students should be asking</w:t>
      </w:r>
      <w:r w:rsidR="00781848">
        <w:t xml:space="preserve">.  </w:t>
      </w:r>
      <w:r w:rsidR="008445F4" w:rsidRPr="004B0F14">
        <w:t>In this fallback mode, rather than entering free-text questions</w:t>
      </w:r>
      <w:r w:rsidR="008445F4">
        <w:t>, the users</w:t>
      </w:r>
      <w:r w:rsidR="008445F4" w:rsidRPr="004B0F14">
        <w:t xml:space="preserve"> clicked on the topics to see suggested questions t</w:t>
      </w:r>
      <w:r w:rsidR="008445F4">
        <w:t>hat they could</w:t>
      </w:r>
      <w:r w:rsidR="008445F4" w:rsidRPr="004B0F14">
        <w:t xml:space="preserve"> ask</w:t>
      </w:r>
      <w:r w:rsidR="00781848">
        <w:t xml:space="preserve">.  </w:t>
      </w:r>
      <w:r w:rsidR="008445F4">
        <w:t>T</w:t>
      </w:r>
      <w:r w:rsidR="008445F4" w:rsidRPr="004B0F14">
        <w:t xml:space="preserve">he menu-based experience resulted in a more traditional </w:t>
      </w:r>
      <w:r w:rsidR="008445F4">
        <w:t>"question and answer" session</w:t>
      </w:r>
      <w:r w:rsidR="008445F4" w:rsidRPr="004B0F14">
        <w:t xml:space="preserve"> </w:t>
      </w:r>
      <w:r w:rsidR="008445F4">
        <w:t>than in a conversational dialogue</w:t>
      </w:r>
      <w:r w:rsidR="00781848">
        <w:t xml:space="preserve">.  </w:t>
      </w:r>
      <w:r w:rsidR="008445F4">
        <w:t>T</w:t>
      </w:r>
      <w:r w:rsidR="008445F4" w:rsidRPr="004B0F14">
        <w:t xml:space="preserve">here are advantages to this mode: students may </w:t>
      </w:r>
      <w:r w:rsidR="008445F4">
        <w:t>gain insight</w:t>
      </w:r>
      <w:r w:rsidR="008445F4" w:rsidRPr="004B0F14">
        <w:t xml:space="preserve"> from reading the suggest</w:t>
      </w:r>
      <w:r w:rsidR="008445F4">
        <w:t>ed</w:t>
      </w:r>
      <w:r w:rsidR="008445F4" w:rsidRPr="004B0F14">
        <w:t xml:space="preserve"> question</w:t>
      </w:r>
      <w:r w:rsidR="008445F4">
        <w:t>s</w:t>
      </w:r>
      <w:r w:rsidR="008445F4" w:rsidRPr="004B0F14">
        <w:t xml:space="preserve"> and it </w:t>
      </w:r>
      <w:r w:rsidR="008445F4">
        <w:t xml:space="preserve">does </w:t>
      </w:r>
      <w:r w:rsidR="008445F4" w:rsidRPr="004B0F14">
        <w:t>sidestep classi</w:t>
      </w:r>
      <w:r w:rsidR="008445F4">
        <w:t>fi</w:t>
      </w:r>
      <w:r w:rsidR="008445F4" w:rsidRPr="004B0F14">
        <w:t>cation errors</w:t>
      </w:r>
      <w:r w:rsidR="00781848">
        <w:t xml:space="preserve">.  </w:t>
      </w:r>
      <w:r w:rsidR="008445F4" w:rsidRPr="004B0F14">
        <w:t xml:space="preserve">By comparison, MentorPal appeared to respond to free text questions with reasonable answers about two-thirds of the time, while in </w:t>
      </w:r>
      <w:r w:rsidR="008445F4">
        <w:t xml:space="preserve">the </w:t>
      </w:r>
      <w:r w:rsidR="008445F4" w:rsidRPr="004B0F14">
        <w:t>other cases</w:t>
      </w:r>
      <w:r w:rsidR="008445F4">
        <w:t>, it</w:t>
      </w:r>
      <w:r w:rsidR="008445F4" w:rsidRPr="004B0F14">
        <w:t xml:space="preserve"> answered inaccurately or had no answer</w:t>
      </w:r>
      <w:r w:rsidR="00781848">
        <w:t xml:space="preserve">.  </w:t>
      </w:r>
      <w:r w:rsidR="008445F4" w:rsidRPr="004B0F14">
        <w:t xml:space="preserve">This is apparent accuracy is higher than the actual accuracy: leave-one-out testing found only about 50% for hold-out paraphrases matched their equivalent question </w:t>
      </w:r>
      <w:r w:rsidR="006562A2">
        <w:t>[20]</w:t>
      </w:r>
      <w:r w:rsidR="00781848">
        <w:t xml:space="preserve">.  </w:t>
      </w:r>
    </w:p>
    <w:p w:rsidR="008445F4" w:rsidRPr="00AF129D" w:rsidRDefault="003A74AC" w:rsidP="00F1522C">
      <w:r>
        <w:rPr>
          <w:rFonts w:ascii="CMB X 12" w:hAnsi="CMB X 12"/>
          <w:noProof/>
          <w:sz w:val="24"/>
          <w:szCs w:val="24"/>
          <w:lang w:eastAsia="zh-TW"/>
        </w:rPr>
        <w:lastRenderedPageBreak/>
        <w:pict w14:anchorId="40291CDC">
          <v:shape id="_x0000_s1029" type="#_x0000_t202" style="position:absolute;left:0;text-align:left;margin-left:221.65pt;margin-top:10.2pt;width:263.4pt;height:212.75pt;z-index:251662336;mso-width-relative:margin;mso-height-relative:margin" stroked="f">
            <v:textbox>
              <w:txbxContent>
                <w:p w:rsidR="00F27161" w:rsidRDefault="00F27161" w:rsidP="008445F4">
                  <w:pPr>
                    <w:pStyle w:val="Caption"/>
                    <w:keepNext/>
                    <w:jc w:val="center"/>
                    <w:rPr>
                      <w:color w:val="auto"/>
                      <w:sz w:val="20"/>
                    </w:rPr>
                  </w:pPr>
                  <w:r w:rsidRPr="00270805">
                    <w:rPr>
                      <w:noProof/>
                      <w:color w:val="auto"/>
                      <w:sz w:val="20"/>
                    </w:rPr>
                    <w:drawing>
                      <wp:inline distT="0" distB="0" distL="0" distR="0">
                        <wp:extent cx="3032908" cy="2281755"/>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3039185" cy="2286477"/>
                                </a:xfrm>
                                <a:prstGeom prst="rect">
                                  <a:avLst/>
                                </a:prstGeom>
                                <a:noFill/>
                                <a:ln w="9525">
                                  <a:noFill/>
                                  <a:miter lim="800000"/>
                                  <a:headEnd/>
                                  <a:tailEnd/>
                                </a:ln>
                              </pic:spPr>
                            </pic:pic>
                          </a:graphicData>
                        </a:graphic>
                      </wp:inline>
                    </w:drawing>
                  </w:r>
                </w:p>
                <w:p w:rsidR="00F27161" w:rsidRPr="00EE614A" w:rsidRDefault="00F27161" w:rsidP="008445F4">
                  <w:pPr>
                    <w:pStyle w:val="Caption"/>
                    <w:jc w:val="center"/>
                    <w:rPr>
                      <w:color w:val="auto"/>
                      <w:sz w:val="20"/>
                    </w:rPr>
                  </w:pPr>
                  <w:r w:rsidRPr="00EE614A">
                    <w:rPr>
                      <w:color w:val="auto"/>
                    </w:rPr>
                    <w:t xml:space="preserve">Table </w:t>
                  </w:r>
                  <w:r w:rsidR="004C5603" w:rsidRPr="00EE614A">
                    <w:rPr>
                      <w:color w:val="auto"/>
                    </w:rPr>
                    <w:fldChar w:fldCharType="begin"/>
                  </w:r>
                  <w:r w:rsidRPr="00EE614A">
                    <w:rPr>
                      <w:color w:val="auto"/>
                    </w:rPr>
                    <w:instrText xml:space="preserve"> SEQ Table \* ARABIC </w:instrText>
                  </w:r>
                  <w:r w:rsidR="004C5603" w:rsidRPr="00EE614A">
                    <w:rPr>
                      <w:color w:val="auto"/>
                    </w:rPr>
                    <w:fldChar w:fldCharType="separate"/>
                  </w:r>
                  <w:r w:rsidR="00912BEC">
                    <w:rPr>
                      <w:noProof/>
                      <w:color w:val="auto"/>
                    </w:rPr>
                    <w:t>1</w:t>
                  </w:r>
                  <w:r w:rsidR="004C5603" w:rsidRPr="00EE614A">
                    <w:rPr>
                      <w:color w:val="auto"/>
                    </w:rPr>
                    <w:fldChar w:fldCharType="end"/>
                  </w:r>
                  <w:r w:rsidRPr="00EE614A">
                    <w:rPr>
                      <w:color w:val="auto"/>
                    </w:rPr>
                    <w:t xml:space="preserve"> </w:t>
                  </w:r>
                  <w:r w:rsidRPr="00EE614A">
                    <w:rPr>
                      <w:color w:val="auto"/>
                      <w:sz w:val="20"/>
                    </w:rPr>
                    <w:t>Straw Poll Results</w:t>
                  </w:r>
                </w:p>
                <w:p w:rsidR="00F27161" w:rsidRDefault="00F27161" w:rsidP="008445F4"/>
              </w:txbxContent>
            </v:textbox>
            <w10:wrap type="square"/>
          </v:shape>
        </w:pict>
      </w:r>
    </w:p>
    <w:p w:rsidR="00AD7BE1" w:rsidRDefault="0041340B" w:rsidP="00F1522C">
      <w:pPr>
        <w:pStyle w:val="SIW-Norm"/>
        <w:widowControl/>
      </w:pPr>
      <w:r>
        <w:t>Students</w:t>
      </w:r>
      <w:r w:rsidR="008445F4" w:rsidRPr="004B0F14">
        <w:t xml:space="preserve"> were content to ask questions from MentorPal for fairly long periods of time, approaching </w:t>
      </w:r>
      <w:r w:rsidR="008445F4">
        <w:t>fi</w:t>
      </w:r>
      <w:r w:rsidR="008445F4" w:rsidRPr="004B0F14">
        <w:t>fteen minutes</w:t>
      </w:r>
      <w:r w:rsidR="00781848">
        <w:t xml:space="preserve">.  </w:t>
      </w:r>
      <w:r w:rsidR="008445F4" w:rsidRPr="004B0F14">
        <w:t>As the intent of the project was to create a conversational easiness with the student that would encourage the mentor-mentee relationship, one of the areas in which the team was most interested was the students’ view of their dialogue with the mentor</w:t>
      </w:r>
      <w:r w:rsidR="00781848">
        <w:t xml:space="preserve">.  </w:t>
      </w:r>
    </w:p>
    <w:p w:rsidR="00AD7BE1" w:rsidRDefault="00AD7BE1" w:rsidP="00F1522C">
      <w:pPr>
        <w:pStyle w:val="SIW-Norm"/>
        <w:widowControl/>
      </w:pPr>
    </w:p>
    <w:p w:rsidR="00AD7BE1" w:rsidRDefault="008445F4" w:rsidP="00F1522C">
      <w:pPr>
        <w:pStyle w:val="SIW-Norm"/>
        <w:widowControl/>
      </w:pPr>
      <w:r w:rsidRPr="004B0F14">
        <w:t xml:space="preserve">Since this </w:t>
      </w:r>
      <w:r>
        <w:t>instance of use</w:t>
      </w:r>
      <w:r w:rsidRPr="004B0F14">
        <w:t xml:space="preserve"> was as an exhibit, rather than as a research study, no formal survey was done of their views</w:t>
      </w:r>
      <w:r w:rsidR="00781848">
        <w:t xml:space="preserve">.  </w:t>
      </w:r>
      <w:r w:rsidRPr="004B0F14">
        <w:t xml:space="preserve">However, to help gather feedback about how to improve the system and </w:t>
      </w:r>
      <w:r w:rsidR="0041340B">
        <w:t>memorialize</w:t>
      </w:r>
      <w:r w:rsidRPr="004B0F14">
        <w:t xml:space="preserve"> visitor reactions, a straw poll</w:t>
      </w:r>
      <w:r>
        <w:t xml:space="preserve"> (Table 1)</w:t>
      </w:r>
      <w:r w:rsidRPr="004B0F14">
        <w:t xml:space="preserve"> was o</w:t>
      </w:r>
      <w:r>
        <w:rPr>
          <w:rFonts w:hAnsi="Cambria Math"/>
        </w:rPr>
        <w:t>ff</w:t>
      </w:r>
      <w:r w:rsidRPr="004B0F14">
        <w:t xml:space="preserve">ered to students and adults who spent substantial time interacting with the </w:t>
      </w:r>
      <w:r>
        <w:t xml:space="preserve">MentorPal </w:t>
      </w:r>
      <w:r w:rsidRPr="004B0F14">
        <w:t>mentors</w:t>
      </w:r>
      <w:r>
        <w:t xml:space="preserve">, </w:t>
      </w:r>
      <w:r w:rsidRPr="004B0F14">
        <w:t>either individually or as part of a group</w:t>
      </w:r>
      <w:r w:rsidR="00781848">
        <w:t xml:space="preserve">.  </w:t>
      </w:r>
      <w:r>
        <w:t>Forty-four of the mentees</w:t>
      </w:r>
      <w:r w:rsidRPr="004B0F14">
        <w:t xml:space="preserve"> completed it</w:t>
      </w:r>
      <w:r w:rsidR="00781848">
        <w:t xml:space="preserve">.  </w:t>
      </w:r>
    </w:p>
    <w:p w:rsidR="00AD7BE1" w:rsidRDefault="00AD7BE1" w:rsidP="00F1522C">
      <w:pPr>
        <w:pStyle w:val="SIW-Norm"/>
        <w:widowControl/>
      </w:pPr>
    </w:p>
    <w:p w:rsidR="008445F4" w:rsidRDefault="00AD7BE1" w:rsidP="00F1522C">
      <w:pPr>
        <w:pStyle w:val="SIW-Norm"/>
        <w:widowControl/>
      </w:pPr>
      <w:r w:rsidRPr="00AD7BE1">
        <w:t>The responses were all "firewalled" to the right (Neutral, Agree, Strongly Agree), with virtually none receiving any "Strongly Disagree" or "Disagree Marks." Our hope of correlating some of the demographic data with the Likert responses has, so far, been frustrated by the low response rate of the already fairly limited number of all of the booth crew participants.  Nonetheless, the responses do convey data from which the reader may draw some insights.  Of particular note was the nearly universal commitment to participate in next years' EngX and the high marks given to MentorPal by users and by the parents.</w:t>
      </w:r>
      <w:r w:rsidR="00DB6CFE">
        <w:t xml:space="preserve">  </w:t>
      </w:r>
      <w:r w:rsidR="008445F4" w:rsidRPr="004B0F14">
        <w:t>Reactions were positive overall for those who completed the poll, with 77% agreeing that the answers were conversational and 84% enjoying the experience</w:t>
      </w:r>
      <w:r w:rsidR="00781848">
        <w:t xml:space="preserve">.  </w:t>
      </w:r>
      <w:r w:rsidR="008445F4" w:rsidRPr="004B0F14">
        <w:t>With that said, t</w:t>
      </w:r>
      <w:r w:rsidR="008445F4">
        <w:t>his sample is inherently biased,</w:t>
      </w:r>
      <w:r w:rsidR="008445F4" w:rsidRPr="004B0F14">
        <w:t xml:space="preserve"> </w:t>
      </w:r>
      <w:r w:rsidR="008445F4">
        <w:t>as</w:t>
      </w:r>
      <w:r w:rsidR="008445F4" w:rsidRPr="004B0F14">
        <w:t xml:space="preserve"> this sample likely represents more motivated users</w:t>
      </w:r>
      <w:r w:rsidR="008445F4">
        <w:t xml:space="preserve"> than those who may be exposed to it on-line</w:t>
      </w:r>
      <w:r w:rsidR="00781848">
        <w:t xml:space="preserve">.  </w:t>
      </w:r>
    </w:p>
    <w:p w:rsidR="008445F4" w:rsidRPr="00904722" w:rsidRDefault="008445F4" w:rsidP="00F1522C">
      <w:pPr>
        <w:pStyle w:val="SIW-Norm"/>
        <w:widowControl/>
      </w:pPr>
    </w:p>
    <w:p w:rsidR="008445F4" w:rsidRDefault="008445F4" w:rsidP="00F1522C">
      <w:pPr>
        <w:pStyle w:val="SIW-Norm"/>
        <w:widowControl/>
      </w:pPr>
      <w:r>
        <w:t>Among the</w:t>
      </w:r>
      <w:r w:rsidRPr="004B0F14">
        <w:t xml:space="preserve"> new insight</w:t>
      </w:r>
      <w:r>
        <w:t>s emerging</w:t>
      </w:r>
      <w:r w:rsidRPr="004B0F14">
        <w:t xml:space="preserve"> from the MentorPal participation in EngX</w:t>
      </w:r>
      <w:r>
        <w:t xml:space="preserve"> was</w:t>
      </w:r>
      <w:r w:rsidRPr="004B0F14">
        <w:t xml:space="preserve"> in terms of its potential impact on the prospective users</w:t>
      </w:r>
      <w:r>
        <w:t xml:space="preserve"> in the target audience</w:t>
      </w:r>
      <w:r w:rsidR="00781848">
        <w:t xml:space="preserve">.  </w:t>
      </w:r>
      <w:r w:rsidRPr="004B0F14">
        <w:t>That was the interaction between the parents and the students</w:t>
      </w:r>
      <w:r w:rsidR="00781848">
        <w:t xml:space="preserve">.  </w:t>
      </w:r>
      <w:r w:rsidRPr="004B0F14">
        <w:t>On the one hand, the booth crew reported that the parents were much more focused on the career choice facing their students</w:t>
      </w:r>
      <w:r w:rsidR="00781848">
        <w:t xml:space="preserve">.  </w:t>
      </w:r>
      <w:r w:rsidRPr="004B0F14">
        <w:t>This seemed to drive productive questions</w:t>
      </w:r>
      <w:r>
        <w:t xml:space="preserve"> to and answers</w:t>
      </w:r>
      <w:r w:rsidRPr="004B0F14">
        <w:t xml:space="preserve"> from MentorPal on career selection and planning</w:t>
      </w:r>
      <w:r w:rsidR="00781848">
        <w:t xml:space="preserve">.  </w:t>
      </w:r>
      <w:r w:rsidRPr="004B0F14">
        <w:t>However, this also caused the students to become more withdrawn and incommunicative</w:t>
      </w:r>
      <w:r>
        <w:t>; often</w:t>
      </w:r>
      <w:r w:rsidRPr="004B0F14">
        <w:t xml:space="preserve"> the parents talk</w:t>
      </w:r>
      <w:r>
        <w:t xml:space="preserve">ed and </w:t>
      </w:r>
      <w:r w:rsidRPr="004B0F14">
        <w:t xml:space="preserve">the students </w:t>
      </w:r>
      <w:r>
        <w:t>just stood</w:t>
      </w:r>
      <w:r w:rsidR="00781848">
        <w:t xml:space="preserve">.  </w:t>
      </w:r>
      <w:r w:rsidRPr="004B0F14">
        <w:t>While this is not hard evidence of</w:t>
      </w:r>
      <w:r>
        <w:t xml:space="preserve"> the relevance of</w:t>
      </w:r>
      <w:r w:rsidRPr="004B0F14">
        <w:t xml:space="preserve"> such </w:t>
      </w:r>
      <w:r>
        <w:t>behavior</w:t>
      </w:r>
      <w:r w:rsidRPr="004B0F14">
        <w:t>, all of the booth crew reported the same impression</w:t>
      </w:r>
      <w:r w:rsidR="00781848">
        <w:t xml:space="preserve">.  </w:t>
      </w:r>
      <w:r w:rsidRPr="004B0F14">
        <w:t>By comparison, one-on-one interactions between a student and the virtual mentor tended to separate the</w:t>
      </w:r>
      <w:r>
        <w:t xml:space="preserve"> students from the</w:t>
      </w:r>
      <w:r w:rsidRPr="004B0F14">
        <w:t xml:space="preserve"> parent </w:t>
      </w:r>
      <w:r w:rsidR="00DD2B00">
        <w:t>who otherwise interposed themselves as intermediaries</w:t>
      </w:r>
      <w:r w:rsidR="00781848">
        <w:t xml:space="preserve">.  </w:t>
      </w:r>
      <w:r w:rsidRPr="004B0F14">
        <w:t>The tradeo</w:t>
      </w:r>
      <w:r>
        <w:rPr>
          <w:rFonts w:hAnsi="Cambria Math"/>
        </w:rPr>
        <w:t>ff</w:t>
      </w:r>
      <w:r w:rsidRPr="004B0F14">
        <w:t xml:space="preserve"> </w:t>
      </w:r>
      <w:r>
        <w:t xml:space="preserve">in </w:t>
      </w:r>
      <w:r w:rsidRPr="004B0F14">
        <w:t>this case was that students varied signi</w:t>
      </w:r>
      <w:r>
        <w:t>fi</w:t>
      </w:r>
      <w:r w:rsidRPr="004B0F14">
        <w:t>cantly in how focused their questions were</w:t>
      </w:r>
      <w:r>
        <w:t xml:space="preserve">, </w:t>
      </w:r>
      <w:r w:rsidRPr="001A1C5D">
        <w:rPr>
          <w:i/>
        </w:rPr>
        <w:t>e.g.</w:t>
      </w:r>
      <w:r w:rsidRPr="004B0F14">
        <w:t xml:space="preserve">, </w:t>
      </w:r>
      <w:r>
        <w:t xml:space="preserve">some were </w:t>
      </w:r>
      <w:r w:rsidRPr="004B0F14">
        <w:t>more o</w:t>
      </w:r>
      <w:r>
        <w:rPr>
          <w:rFonts w:hAnsi="Cambria Math"/>
        </w:rPr>
        <w:t>ff</w:t>
      </w:r>
      <w:r w:rsidRPr="004B0F14">
        <w:t>-topic or ask</w:t>
      </w:r>
      <w:r>
        <w:t>ed</w:t>
      </w:r>
      <w:r w:rsidRPr="004B0F14">
        <w:t xml:space="preserve"> about biographical details such as family memb</w:t>
      </w:r>
      <w:r>
        <w:t>ers of the mentor, rather than being career focused</w:t>
      </w:r>
      <w:r w:rsidR="00781848">
        <w:t xml:space="preserve">.  </w:t>
      </w:r>
    </w:p>
    <w:p w:rsidR="008445F4" w:rsidRPr="004B0F14" w:rsidRDefault="008445F4" w:rsidP="00F1522C">
      <w:pPr>
        <w:pStyle w:val="SIW-Norm"/>
        <w:widowControl/>
      </w:pPr>
    </w:p>
    <w:p w:rsidR="008445F4" w:rsidRDefault="008445F4" w:rsidP="00F1522C">
      <w:pPr>
        <w:pStyle w:val="SIW-Norm"/>
        <w:widowControl/>
        <w:rPr>
          <w:sz w:val="18"/>
          <w:szCs w:val="18"/>
        </w:rPr>
      </w:pPr>
      <w:r w:rsidRPr="004B0F14">
        <w:t>Since students likely bene</w:t>
      </w:r>
      <w:r>
        <w:t>fi</w:t>
      </w:r>
      <w:r w:rsidRPr="004B0F14">
        <w:t>t more from the one-on-one interactions</w:t>
      </w:r>
      <w:r>
        <w:t xml:space="preserve">, </w:t>
      </w:r>
      <w:r w:rsidRPr="001A1C5D">
        <w:rPr>
          <w:i/>
        </w:rPr>
        <w:t>e.g</w:t>
      </w:r>
      <w:r>
        <w:t>., they can ask their own questions</w:t>
      </w:r>
      <w:r w:rsidRPr="004B0F14">
        <w:t>, research is now looking into dialog techniques that help steer them toward more productive questions</w:t>
      </w:r>
      <w:r w:rsidR="00781848">
        <w:t xml:space="preserve">.  </w:t>
      </w:r>
      <w:r w:rsidRPr="004B0F14">
        <w:t>Di</w:t>
      </w:r>
      <w:r>
        <w:rPr>
          <w:rFonts w:hAnsi="Cambria Math"/>
        </w:rPr>
        <w:t>ff</w:t>
      </w:r>
      <w:r w:rsidRPr="004B0F14">
        <w:t xml:space="preserve">erent strategies are being considered, which include the importance-weighting and </w:t>
      </w:r>
      <w:r>
        <w:t>answering non-germane questions with useful</w:t>
      </w:r>
      <w:r w:rsidRPr="004B0F14">
        <w:t xml:space="preserve"> responses</w:t>
      </w:r>
      <w:r w:rsidR="00781848">
        <w:t xml:space="preserve">.  </w:t>
      </w:r>
      <w:r w:rsidRPr="004B0F14">
        <w:t>Importance weighting would consider the research team’s assessment of the quality of the answer during the selection process</w:t>
      </w:r>
      <w:r>
        <w:t xml:space="preserve">, </w:t>
      </w:r>
      <w:r w:rsidRPr="001A1C5D">
        <w:rPr>
          <w:i/>
        </w:rPr>
        <w:t>e.g.</w:t>
      </w:r>
      <w:r w:rsidRPr="004B0F14">
        <w:t>, rather than answer the “best match” from the classi</w:t>
      </w:r>
      <w:r>
        <w:t>fi</w:t>
      </w:r>
      <w:r w:rsidRPr="004B0F14">
        <w:t>er, instead use a weighted mixture t</w:t>
      </w:r>
      <w:r>
        <w:t>hat considers the content value</w:t>
      </w:r>
      <w:r w:rsidR="00781848">
        <w:t xml:space="preserve">.  </w:t>
      </w:r>
      <w:r w:rsidRPr="004B0F14">
        <w:t>This should be particularly useful for vague questions, which are common for free text questions</w:t>
      </w:r>
      <w:r>
        <w:t>,</w:t>
      </w:r>
      <w:r w:rsidRPr="004B0F14">
        <w:t xml:space="preserve"> </w:t>
      </w:r>
      <w:r w:rsidRPr="001A1C5D">
        <w:rPr>
          <w:i/>
        </w:rPr>
        <w:t>e.g</w:t>
      </w:r>
      <w:r>
        <w:t>., “What do you like?”</w:t>
      </w:r>
      <w:r w:rsidR="00781848">
        <w:t xml:space="preserve">.  </w:t>
      </w:r>
    </w:p>
    <w:p w:rsidR="008445F4" w:rsidRPr="00F212CD" w:rsidRDefault="008445F4" w:rsidP="00F1522C">
      <w:pPr>
        <w:pStyle w:val="Default"/>
        <w:widowControl/>
        <w:rPr>
          <w:rFonts w:ascii="Times New Roman" w:hAnsi="Times New Roman" w:cs="Times New Roman"/>
          <w:sz w:val="22"/>
        </w:rPr>
      </w:pPr>
    </w:p>
    <w:p w:rsidR="008445F4" w:rsidRDefault="00791C0E" w:rsidP="00F1522C">
      <w:pPr>
        <w:pStyle w:val="SIW-Hd-1"/>
        <w:keepNext/>
        <w:keepLines/>
        <w:widowControl/>
      </w:pPr>
      <w:r>
        <w:t>Simulation Potential and Research Directions</w:t>
      </w:r>
    </w:p>
    <w:p w:rsidR="008445F4" w:rsidRPr="00997AE1" w:rsidRDefault="008445F4" w:rsidP="00F1522C">
      <w:pPr>
        <w:keepNext/>
        <w:keepLines/>
      </w:pPr>
    </w:p>
    <w:p w:rsidR="008445F4" w:rsidRPr="006F3A0E" w:rsidRDefault="008445F4" w:rsidP="00F1522C">
      <w:pPr>
        <w:pStyle w:val="SIW-Norm"/>
        <w:keepNext/>
        <w:keepLines/>
        <w:widowControl/>
      </w:pPr>
      <w:r w:rsidRPr="006F3A0E">
        <w:rPr>
          <w:rFonts w:eastAsiaTheme="minorEastAsia"/>
        </w:rPr>
        <w:t>Having reviewed the results from testing with students so far, a number of possible approaches have been identified to</w:t>
      </w:r>
      <w:r w:rsidRPr="006F3A0E">
        <w:t xml:space="preserve"> improve the experience and information shared during a brief virtual mentoring session using this technology</w:t>
      </w:r>
      <w:r w:rsidR="00781848">
        <w:t xml:space="preserve">.  </w:t>
      </w:r>
    </w:p>
    <w:p w:rsidR="008445F4" w:rsidRPr="004B0F14" w:rsidRDefault="008445F4" w:rsidP="00F1522C"/>
    <w:p w:rsidR="008445F4" w:rsidRDefault="008445F4" w:rsidP="00DB6CFE">
      <w:pPr>
        <w:pStyle w:val="SIW-Hd-2"/>
        <w:keepNext/>
        <w:keepLines/>
        <w:widowControl/>
      </w:pPr>
      <w:r>
        <w:lastRenderedPageBreak/>
        <w:t>Expanding the Mentor Experience to Multiple Mentors</w:t>
      </w:r>
    </w:p>
    <w:p w:rsidR="008445F4" w:rsidRPr="00A15D9D" w:rsidRDefault="008445F4" w:rsidP="00DB6CFE">
      <w:pPr>
        <w:keepNext/>
        <w:keepLines/>
      </w:pPr>
    </w:p>
    <w:p w:rsidR="008445F4" w:rsidRPr="008D0F26" w:rsidRDefault="003A74AC" w:rsidP="00F1522C">
      <w:pPr>
        <w:pStyle w:val="SIW-Norm"/>
        <w:widowControl/>
      </w:pPr>
      <w:r>
        <w:rPr>
          <w:noProof/>
          <w:lang w:eastAsia="zh-TW"/>
        </w:rPr>
        <w:pict w14:anchorId="5359B8EC">
          <v:shape id="_x0000_s1028" type="#_x0000_t202" style="position:absolute;left:0;text-align:left;margin-left:-12pt;margin-top:23.2pt;width:316.95pt;height:236pt;z-index:251661312;mso-width-relative:margin;mso-height-relative:margin" stroked="f">
            <v:textbox>
              <w:txbxContent>
                <w:p w:rsidR="00F27161" w:rsidRDefault="00F27161" w:rsidP="008445F4">
                  <w:r w:rsidRPr="007867A9">
                    <w:rPr>
                      <w:noProof/>
                    </w:rPr>
                    <w:drawing>
                      <wp:inline distT="0" distB="0" distL="0" distR="0">
                        <wp:extent cx="3720437" cy="263459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tretch>
                                  <a:fillRect/>
                                </a:stretch>
                              </pic:blipFill>
                              <pic:spPr bwMode="auto">
                                <a:xfrm>
                                  <a:off x="0" y="0"/>
                                  <a:ext cx="3727904" cy="2639884"/>
                                </a:xfrm>
                                <a:prstGeom prst="rect">
                                  <a:avLst/>
                                </a:prstGeom>
                                <a:noFill/>
                                <a:ln w="9525">
                                  <a:noFill/>
                                  <a:miter lim="800000"/>
                                  <a:headEnd/>
                                  <a:tailEnd/>
                                </a:ln>
                              </pic:spPr>
                            </pic:pic>
                          </a:graphicData>
                        </a:graphic>
                      </wp:inline>
                    </w:drawing>
                  </w:r>
                </w:p>
                <w:p w:rsidR="00F27161" w:rsidRPr="00997AE1" w:rsidRDefault="00F27161" w:rsidP="008445F4">
                  <w:pPr>
                    <w:pStyle w:val="Caption"/>
                    <w:spacing w:after="0"/>
                    <w:jc w:val="center"/>
                    <w:rPr>
                      <w:color w:val="auto"/>
                      <w:sz w:val="20"/>
                    </w:rPr>
                  </w:pPr>
                  <w:r>
                    <w:rPr>
                      <w:color w:val="auto"/>
                      <w:sz w:val="20"/>
                    </w:rPr>
                    <w:t>Figure</w:t>
                  </w:r>
                  <w:r w:rsidRPr="00997AE1">
                    <w:rPr>
                      <w:color w:val="auto"/>
                      <w:sz w:val="20"/>
                    </w:rPr>
                    <w:t xml:space="preserve"> </w:t>
                  </w:r>
                  <w:r w:rsidR="004C5603">
                    <w:rPr>
                      <w:color w:val="auto"/>
                      <w:sz w:val="20"/>
                    </w:rPr>
                    <w:fldChar w:fldCharType="begin"/>
                  </w:r>
                  <w:r>
                    <w:rPr>
                      <w:color w:val="auto"/>
                      <w:sz w:val="20"/>
                    </w:rPr>
                    <w:instrText xml:space="preserve"> SEQ Figure \* ARABIC </w:instrText>
                  </w:r>
                  <w:r w:rsidR="004C5603">
                    <w:rPr>
                      <w:color w:val="auto"/>
                      <w:sz w:val="20"/>
                    </w:rPr>
                    <w:fldChar w:fldCharType="separate"/>
                  </w:r>
                  <w:r w:rsidR="00912BEC">
                    <w:rPr>
                      <w:noProof/>
                      <w:color w:val="auto"/>
                      <w:sz w:val="20"/>
                    </w:rPr>
                    <w:t>4</w:t>
                  </w:r>
                  <w:r w:rsidR="004C5603">
                    <w:rPr>
                      <w:color w:val="auto"/>
                      <w:sz w:val="20"/>
                    </w:rPr>
                    <w:fldChar w:fldCharType="end"/>
                  </w:r>
                  <w:r>
                    <w:rPr>
                      <w:color w:val="auto"/>
                      <w:sz w:val="20"/>
                    </w:rPr>
                    <w:t xml:space="preserve">.  </w:t>
                  </w:r>
                  <w:r w:rsidRPr="00997AE1">
                    <w:rPr>
                      <w:color w:val="auto"/>
                      <w:sz w:val="20"/>
                    </w:rPr>
                    <w:t>MentorPanel Prototype</w:t>
                  </w:r>
                  <w:r>
                    <w:rPr>
                      <w:color w:val="auto"/>
                      <w:sz w:val="20"/>
                    </w:rPr>
                    <w:t xml:space="preserve"> on 1680 x 1050 pixel screen</w:t>
                  </w:r>
                </w:p>
                <w:p w:rsidR="00F27161" w:rsidRDefault="00F27161" w:rsidP="008445F4"/>
              </w:txbxContent>
            </v:textbox>
            <w10:wrap type="square"/>
          </v:shape>
        </w:pict>
      </w:r>
      <w:r w:rsidR="00246D6B">
        <w:t>A variety of mentors is desirable to be able to find the most engaging and informative mentor for each mentee stu</w:t>
      </w:r>
      <w:r w:rsidR="00430CC8">
        <w:t>dent</w:t>
      </w:r>
      <w:r w:rsidR="00781848">
        <w:t xml:space="preserve">.  </w:t>
      </w:r>
      <w:r w:rsidR="00430CC8">
        <w:t xml:space="preserve">Then, on </w:t>
      </w:r>
      <w:r w:rsidR="008445F4" w:rsidRPr="008D0F26">
        <w:t xml:space="preserve">issue </w:t>
      </w:r>
      <w:r w:rsidR="00430CC8">
        <w:t>that arises is how to</w:t>
      </w:r>
      <w:r w:rsidR="008445F4" w:rsidRPr="008D0F26">
        <w:t xml:space="preserve"> </w:t>
      </w:r>
      <w:r w:rsidR="008445F4">
        <w:t>choos</w:t>
      </w:r>
      <w:r w:rsidR="00430CC8">
        <w:t>e</w:t>
      </w:r>
      <w:r w:rsidR="008445F4">
        <w:t xml:space="preserve"> which</w:t>
      </w:r>
      <w:r w:rsidR="008445F4" w:rsidRPr="008D0F26">
        <w:t xml:space="preserve"> virtual mentors</w:t>
      </w:r>
      <w:r w:rsidR="008445F4">
        <w:t xml:space="preserve"> to present</w:t>
      </w:r>
      <w:r w:rsidR="00781848">
        <w:t xml:space="preserve">.  </w:t>
      </w:r>
      <w:r w:rsidR="00430CC8">
        <w:t xml:space="preserve">The mentees </w:t>
      </w:r>
      <w:r w:rsidR="008445F4" w:rsidRPr="008D0F26">
        <w:t>may not want to be constrained in talking to only one mentor, particularly if they feel they did not find that mentor interesting</w:t>
      </w:r>
      <w:r w:rsidR="008445F4">
        <w:t>, relevant, or engaging</w:t>
      </w:r>
      <w:r w:rsidR="00781848">
        <w:t xml:space="preserve">.  </w:t>
      </w:r>
      <w:r w:rsidR="008445F4" w:rsidRPr="008D0F26">
        <w:t>A series of one-on-one chats also makes it hard to see contrasting experiences</w:t>
      </w:r>
      <w:r w:rsidR="00781848">
        <w:t xml:space="preserve">.  </w:t>
      </w:r>
      <w:r w:rsidR="008445F4" w:rsidRPr="008D0F26">
        <w:t>One approach to solve these issues is to consolidate mentors into a panel, where students can hear answers from several agents (see Figure</w:t>
      </w:r>
      <w:r w:rsidR="00DF3DDB">
        <w:t xml:space="preserve"> </w:t>
      </w:r>
      <w:r w:rsidR="00246D6B">
        <w:t>4</w:t>
      </w:r>
      <w:r w:rsidR="008445F4" w:rsidRPr="008D0F26">
        <w:t>)</w:t>
      </w:r>
      <w:r w:rsidR="00781848">
        <w:t xml:space="preserve">.  </w:t>
      </w:r>
      <w:r w:rsidR="00246D6B">
        <w:t>The agents may be chosen from a drop-down menu located in the dark blue round-ended box at the top right of the screen</w:t>
      </w:r>
      <w:r w:rsidR="00781848">
        <w:t xml:space="preserve">.  </w:t>
      </w:r>
      <w:r w:rsidR="008445F4" w:rsidRPr="008D0F26">
        <w:t>Each agent responds to the question and the most relevant and accurate answer is displayed</w:t>
      </w:r>
      <w:r w:rsidR="00781848">
        <w:t xml:space="preserve">.  </w:t>
      </w:r>
      <w:r w:rsidR="008445F4" w:rsidRPr="008D0F26">
        <w:t>Students can then listen to the other mentors’ responses to get a wider variety of experiences and opinions</w:t>
      </w:r>
      <w:r w:rsidR="00781848">
        <w:t xml:space="preserve">.  </w:t>
      </w:r>
      <w:r w:rsidR="008445F4" w:rsidRPr="008D0F26">
        <w:t xml:space="preserve">Students may also </w:t>
      </w:r>
      <w:r w:rsidR="008445F4">
        <w:t>choose</w:t>
      </w:r>
      <w:r w:rsidR="008445F4" w:rsidRPr="008D0F26">
        <w:t xml:space="preserve"> a mentor to engage in </w:t>
      </w:r>
      <w:r w:rsidR="00430CC8">
        <w:t xml:space="preserve">an extended </w:t>
      </w:r>
      <w:r w:rsidR="008445F4" w:rsidRPr="008D0F26">
        <w:t xml:space="preserve">one-on-one dialog with </w:t>
      </w:r>
      <w:r w:rsidR="00430CC8">
        <w:t xml:space="preserve">just </w:t>
      </w:r>
      <w:r w:rsidR="008445F4" w:rsidRPr="008D0F26">
        <w:t xml:space="preserve">that </w:t>
      </w:r>
      <w:r w:rsidR="00430CC8">
        <w:t xml:space="preserve">one </w:t>
      </w:r>
      <w:r w:rsidR="008445F4" w:rsidRPr="008D0F26">
        <w:t>agent</w:t>
      </w:r>
      <w:r w:rsidR="00781848">
        <w:t xml:space="preserve">.  </w:t>
      </w:r>
    </w:p>
    <w:p w:rsidR="008445F4" w:rsidRPr="007F3F66" w:rsidRDefault="008445F4" w:rsidP="00F1522C">
      <w:pPr>
        <w:pStyle w:val="SIW-Norm"/>
        <w:widowControl/>
      </w:pPr>
    </w:p>
    <w:p w:rsidR="008445F4" w:rsidRDefault="008445F4" w:rsidP="00F1522C">
      <w:pPr>
        <w:pStyle w:val="SIW-Norm"/>
        <w:widowControl/>
      </w:pPr>
      <w:r w:rsidRPr="004B0F14">
        <w:t>The main bene</w:t>
      </w:r>
      <w:r>
        <w:t>fi</w:t>
      </w:r>
      <w:r w:rsidRPr="004B0F14">
        <w:t xml:space="preserve">t of this approach is that students </w:t>
      </w:r>
      <w:r>
        <w:t xml:space="preserve">could </w:t>
      </w:r>
      <w:r w:rsidRPr="004B0F14">
        <w:t>hear from professionals spanning multiple STEM careers</w:t>
      </w:r>
      <w:r>
        <w:t>, of different ages, and of both genders</w:t>
      </w:r>
      <w:r w:rsidR="00781848">
        <w:t xml:space="preserve">.  </w:t>
      </w:r>
      <w:r>
        <w:t>This allows them to</w:t>
      </w:r>
      <w:r w:rsidRPr="004B0F14">
        <w:t xml:space="preserve"> see how those </w:t>
      </w:r>
      <w:r>
        <w:t xml:space="preserve">mentors' advice </w:t>
      </w:r>
      <w:r w:rsidRPr="004B0F14">
        <w:t>di</w:t>
      </w:r>
      <w:r>
        <w:rPr>
          <w:rFonts w:hAnsi="Cambria Math"/>
        </w:rPr>
        <w:t>ff</w:t>
      </w:r>
      <w:r w:rsidRPr="004B0F14">
        <w:t>er from</w:t>
      </w:r>
      <w:r>
        <w:t xml:space="preserve"> or augment</w:t>
      </w:r>
      <w:r w:rsidRPr="004B0F14">
        <w:t xml:space="preserve"> each other</w:t>
      </w:r>
      <w:r w:rsidR="00781848">
        <w:t xml:space="preserve">.  </w:t>
      </w:r>
      <w:r w:rsidRPr="004B0F14">
        <w:t xml:space="preserve">Students who lack exposure to STEM careers may not know which </w:t>
      </w:r>
      <w:r>
        <w:t>fi</w:t>
      </w:r>
      <w:r w:rsidRPr="004B0F14">
        <w:t>elds they can explore, and this approach will give them an overview of several di</w:t>
      </w:r>
      <w:r>
        <w:rPr>
          <w:rFonts w:hAnsi="Cambria Math"/>
        </w:rPr>
        <w:t>ff</w:t>
      </w:r>
      <w:r w:rsidRPr="004B0F14">
        <w:t>erent career paths</w:t>
      </w:r>
      <w:r w:rsidR="00781848">
        <w:t xml:space="preserve">.  </w:t>
      </w:r>
      <w:r w:rsidRPr="004B0F14">
        <w:t>They can then dive into a speci</w:t>
      </w:r>
      <w:r>
        <w:t>fi</w:t>
      </w:r>
      <w:r w:rsidRPr="004B0F14">
        <w:t xml:space="preserve">c career or </w:t>
      </w:r>
      <w:r>
        <w:t xml:space="preserve">pick a </w:t>
      </w:r>
      <w:r w:rsidRPr="004B0F14">
        <w:t xml:space="preserve">mentor </w:t>
      </w:r>
      <w:r>
        <w:t>with whom they resonate</w:t>
      </w:r>
      <w:r w:rsidR="00781848">
        <w:t xml:space="preserve">.  </w:t>
      </w:r>
    </w:p>
    <w:p w:rsidR="008445F4" w:rsidRDefault="008445F4" w:rsidP="00F1522C">
      <w:pPr>
        <w:pStyle w:val="SIW-Norm"/>
        <w:widowControl/>
      </w:pPr>
    </w:p>
    <w:p w:rsidR="008445F4" w:rsidRDefault="008445F4" w:rsidP="00F1522C">
      <w:pPr>
        <w:pStyle w:val="SIW-Hd-2"/>
        <w:widowControl/>
      </w:pPr>
      <w:r>
        <w:t>Assisting the User with Salient Issues</w:t>
      </w:r>
      <w:r w:rsidRPr="004B0F14">
        <w:t xml:space="preserve"> </w:t>
      </w:r>
    </w:p>
    <w:p w:rsidR="008445F4" w:rsidRPr="006F3A0E" w:rsidRDefault="008445F4" w:rsidP="00F1522C">
      <w:pPr>
        <w:pStyle w:val="SIW-Norm"/>
        <w:widowControl/>
      </w:pPr>
    </w:p>
    <w:p w:rsidR="008445F4" w:rsidRPr="006F3A0E" w:rsidRDefault="008445F4" w:rsidP="00F1522C">
      <w:pPr>
        <w:pStyle w:val="SIW-Norm"/>
        <w:widowControl/>
      </w:pPr>
      <w:r w:rsidRPr="006F3A0E">
        <w:t>The current group of taped mentors addressed STEM careers with answers that fairly were cogent and compelling, but the users’ ability to ask good questions was a primary limiting factor</w:t>
      </w:r>
      <w:r w:rsidR="00781848">
        <w:t xml:space="preserve">.  </w:t>
      </w:r>
      <w:r w:rsidRPr="006F3A0E">
        <w:t>This issue is not unique to MentorPal users</w:t>
      </w:r>
      <w:r w:rsidR="00DB6CFE">
        <w:t xml:space="preserve"> </w:t>
      </w:r>
      <w:r w:rsidR="00F94294">
        <w:t>[24</w:t>
      </w:r>
      <w:r w:rsidR="00EA4493">
        <w:t>]</w:t>
      </w:r>
      <w:r w:rsidR="00DB6CFE">
        <w:t>.</w:t>
      </w:r>
      <w:r w:rsidR="00781848">
        <w:t xml:space="preserve"> </w:t>
      </w:r>
      <w:r w:rsidRPr="006F3A0E">
        <w:t>This suggests that there is a pedagogical issue which must be addressed</w:t>
      </w:r>
      <w:r w:rsidR="00781848">
        <w:t xml:space="preserve">.  </w:t>
      </w:r>
      <w:r w:rsidRPr="006F3A0E">
        <w:t xml:space="preserve">For example, when piloting this research with the Next Generation Leaders mentoring program, their instructors preceded the interaction with a brief exercise where students discussed their </w:t>
      </w:r>
      <w:r w:rsidR="00430CC8">
        <w:t>most significant</w:t>
      </w:r>
      <w:r w:rsidRPr="006F3A0E">
        <w:t xml:space="preserve"> role models and the kinds of questions that they would want to ask them</w:t>
      </w:r>
      <w:r w:rsidR="00781848">
        <w:t xml:space="preserve">.  </w:t>
      </w:r>
      <w:r w:rsidRPr="006F3A0E">
        <w:t>After th</w:t>
      </w:r>
      <w:r w:rsidR="00430CC8">
        <w:t>at</w:t>
      </w:r>
      <w:r w:rsidRPr="006F3A0E">
        <w:t xml:space="preserve"> interaction, they then reinforced lessons-learned by having a discussion about what </w:t>
      </w:r>
      <w:r w:rsidR="00430CC8">
        <w:t>were</w:t>
      </w:r>
      <w:r w:rsidRPr="006F3A0E">
        <w:t xml:space="preserve"> most interesting </w:t>
      </w:r>
      <w:r w:rsidR="00430CC8">
        <w:t xml:space="preserve">insights </w:t>
      </w:r>
      <w:r w:rsidRPr="006F3A0E">
        <w:t xml:space="preserve">and about </w:t>
      </w:r>
      <w:r w:rsidR="00430CC8">
        <w:t>which</w:t>
      </w:r>
      <w:r w:rsidRPr="006F3A0E">
        <w:t xml:space="preserve"> parts of career</w:t>
      </w:r>
      <w:r w:rsidR="00430CC8">
        <w:t xml:space="preserve"> choice</w:t>
      </w:r>
      <w:r w:rsidRPr="006F3A0E">
        <w:t xml:space="preserve"> the virtual mentor helped them </w:t>
      </w:r>
      <w:r w:rsidR="00430CC8">
        <w:t>come to appreciate</w:t>
      </w:r>
      <w:r w:rsidR="00781848">
        <w:t xml:space="preserve">.  </w:t>
      </w:r>
      <w:r w:rsidRPr="006F3A0E">
        <w:t>This was a</w:t>
      </w:r>
      <w:r w:rsidR="00EB441E">
        <w:t xml:space="preserve"> very beneficial</w:t>
      </w:r>
      <w:r w:rsidRPr="006F3A0E">
        <w:t xml:space="preserve"> </w:t>
      </w:r>
      <w:r w:rsidR="00430CC8">
        <w:t xml:space="preserve">teacher-student </w:t>
      </w:r>
      <w:r w:rsidRPr="006F3A0E">
        <w:t xml:space="preserve">interaction, and the research team is interested in seeing how different teachers might integrate this kind of </w:t>
      </w:r>
      <w:r w:rsidR="00EB441E">
        <w:t xml:space="preserve">integration of this genre of </w:t>
      </w:r>
      <w:r w:rsidRPr="006F3A0E">
        <w:t>technology into larger lesson plans for their students</w:t>
      </w:r>
      <w:r w:rsidR="00781848">
        <w:t xml:space="preserve">.  </w:t>
      </w:r>
    </w:p>
    <w:p w:rsidR="008445F4" w:rsidRPr="006F3A0E" w:rsidRDefault="008445F4" w:rsidP="00F1522C">
      <w:pPr>
        <w:pStyle w:val="SIW-Norm"/>
        <w:widowControl/>
      </w:pPr>
    </w:p>
    <w:p w:rsidR="008445F4" w:rsidRDefault="008445F4" w:rsidP="00F1522C">
      <w:pPr>
        <w:pStyle w:val="SIW-Norm"/>
        <w:widowControl/>
      </w:pPr>
      <w:r w:rsidRPr="006F3A0E">
        <w:t xml:space="preserve">This strategy might also be possible for virtual mentors to </w:t>
      </w:r>
      <w:r w:rsidR="00EB441E">
        <w:t>implement</w:t>
      </w:r>
      <w:r w:rsidR="00781848">
        <w:t xml:space="preserve">.  </w:t>
      </w:r>
      <w:r w:rsidRPr="006F3A0E">
        <w:t>This would require the virtual mentor to pose significant questions and respond meaningfully to those responses</w:t>
      </w:r>
      <w:r w:rsidR="00781848">
        <w:t xml:space="preserve">.  </w:t>
      </w:r>
      <w:r w:rsidRPr="006F3A0E">
        <w:t xml:space="preserve">This situation brings </w:t>
      </w:r>
      <w:r w:rsidR="00EB441E">
        <w:t>out</w:t>
      </w:r>
      <w:r w:rsidRPr="006F3A0E">
        <w:t xml:space="preserve"> a whole new area of </w:t>
      </w:r>
      <w:r w:rsidR="00EB441E">
        <w:t xml:space="preserve">computerized </w:t>
      </w:r>
      <w:r w:rsidRPr="006F3A0E">
        <w:t>conceptualization and communication</w:t>
      </w:r>
      <w:r w:rsidR="00781848">
        <w:t xml:space="preserve">.  </w:t>
      </w:r>
      <w:r w:rsidRPr="006F3A0E">
        <w:t>At least for small question progressions, this might be accomplished even with video-based mentors</w:t>
      </w:r>
      <w:r w:rsidR="00781848">
        <w:t xml:space="preserve">.  </w:t>
      </w:r>
      <w:r w:rsidR="00EB441E">
        <w:t>Perhaps t</w:t>
      </w:r>
      <w:r w:rsidRPr="006F3A0E">
        <w:t>his could be done with</w:t>
      </w:r>
      <w:r w:rsidR="00EB441E">
        <w:t>in</w:t>
      </w:r>
      <w:r w:rsidRPr="006F3A0E">
        <w:t xml:space="preserve"> limited recording time with a small set of standardized questions like “Who are mentors in your life?”, “What are you worried about for your career?”, or “What parts of a career do you think are most important?” While processing these would require careful attention to the scope, asking germane but general questions has might be productive if well-</w:t>
      </w:r>
      <w:r w:rsidR="00EB441E">
        <w:t xml:space="preserve">founded and carefully </w:t>
      </w:r>
      <w:r w:rsidRPr="006F3A0E">
        <w:t>bounded.</w:t>
      </w:r>
    </w:p>
    <w:p w:rsidR="00791C0E" w:rsidRDefault="00791C0E" w:rsidP="00F1522C">
      <w:pPr>
        <w:pStyle w:val="SIW-Norm"/>
        <w:widowControl/>
      </w:pPr>
    </w:p>
    <w:p w:rsidR="00791C0E" w:rsidRDefault="00791C0E" w:rsidP="00F1522C">
      <w:pPr>
        <w:pStyle w:val="SIW-Hd-2"/>
        <w:widowControl/>
      </w:pPr>
      <w:r>
        <w:t>Porting the MentorPal Program to Use on the Web.</w:t>
      </w:r>
    </w:p>
    <w:p w:rsidR="00791C0E" w:rsidRDefault="00791C0E" w:rsidP="00F1522C">
      <w:pPr>
        <w:pStyle w:val="SIW-Norm"/>
        <w:widowControl/>
      </w:pPr>
    </w:p>
    <w:p w:rsidR="00791C0E" w:rsidRDefault="00791C0E" w:rsidP="00F1522C">
      <w:pPr>
        <w:pStyle w:val="SIW-Norm"/>
        <w:widowControl/>
      </w:pPr>
      <w:r>
        <w:t>To meet several of the critical objectives of this initiative, accessibility via the internet is important, if not vital</w:t>
      </w:r>
      <w:r w:rsidR="00781848">
        <w:t xml:space="preserve">.  </w:t>
      </w:r>
      <w:r>
        <w:t xml:space="preserve">Early in the spring of 2018, this task was passed to some </w:t>
      </w:r>
      <w:r w:rsidR="00913360">
        <w:t>of</w:t>
      </w:r>
      <w:r>
        <w:t xml:space="preserve"> the programmers at ICT, including one of the visiting Research Assis</w:t>
      </w:r>
      <w:r>
        <w:lastRenderedPageBreak/>
        <w:t>tants</w:t>
      </w:r>
      <w:r w:rsidR="00781848">
        <w:t xml:space="preserve">.  </w:t>
      </w:r>
      <w:r>
        <w:t>This additional accessibility addresses the issues with geographical remoteness, SES isolation, and lack of family or neighborhood career focus that does not include the STEM professions</w:t>
      </w:r>
      <w:r w:rsidR="00781848">
        <w:t xml:space="preserve">.  </w:t>
      </w:r>
    </w:p>
    <w:p w:rsidR="00791C0E" w:rsidRDefault="00791C0E" w:rsidP="00F1522C">
      <w:pPr>
        <w:pStyle w:val="SIW-Norm"/>
        <w:widowControl/>
        <w:rPr>
          <w:color w:val="0070C0"/>
        </w:rPr>
      </w:pPr>
    </w:p>
    <w:p w:rsidR="00291EA9" w:rsidRDefault="003A74AC" w:rsidP="00F1522C">
      <w:pPr>
        <w:pStyle w:val="SIW-Norm"/>
        <w:widowControl/>
      </w:pPr>
      <w:r>
        <w:rPr>
          <w:noProof/>
        </w:rPr>
        <w:pict w14:anchorId="15C5489E">
          <v:shape id="_x0000_s1033" type="#_x0000_t202" style="position:absolute;left:0;text-align:left;margin-left:287.95pt;margin-top:357.5pt;width:202.65pt;height:.05pt;z-index:251667456" stroked="f">
            <v:textbox style="mso-fit-shape-to-text:t" inset="0,0,0,0">
              <w:txbxContent>
                <w:p w:rsidR="00F27161" w:rsidRDefault="00F27161" w:rsidP="00291EA9">
                  <w:pPr>
                    <w:pStyle w:val="Caption"/>
                    <w:jc w:val="center"/>
                    <w:rPr>
                      <w:noProof/>
                    </w:rPr>
                  </w:pPr>
                  <w:r w:rsidRPr="00DE46AD">
                    <w:rPr>
                      <w:color w:val="auto"/>
                    </w:rPr>
                    <w:t xml:space="preserve">Figure </w:t>
                  </w:r>
                  <w:r w:rsidR="004C5603" w:rsidRPr="00DE46AD">
                    <w:rPr>
                      <w:color w:val="auto"/>
                    </w:rPr>
                    <w:fldChar w:fldCharType="begin"/>
                  </w:r>
                  <w:r w:rsidRPr="00DE46AD">
                    <w:rPr>
                      <w:color w:val="auto"/>
                    </w:rPr>
                    <w:instrText xml:space="preserve"> SEQ Figure \* ARABIC </w:instrText>
                  </w:r>
                  <w:r w:rsidR="004C5603" w:rsidRPr="00DE46AD">
                    <w:rPr>
                      <w:color w:val="auto"/>
                    </w:rPr>
                    <w:fldChar w:fldCharType="separate"/>
                  </w:r>
                  <w:r w:rsidR="00912BEC">
                    <w:rPr>
                      <w:noProof/>
                      <w:color w:val="auto"/>
                    </w:rPr>
                    <w:t>5</w:t>
                  </w:r>
                  <w:r w:rsidR="004C5603" w:rsidRPr="00DE46AD">
                    <w:rPr>
                      <w:color w:val="auto"/>
                    </w:rPr>
                    <w:fldChar w:fldCharType="end"/>
                  </w:r>
                  <w:r>
                    <w:rPr>
                      <w:color w:val="auto"/>
                    </w:rPr>
                    <w:t>.  MentorPal Mobile on iPhone</w:t>
                  </w:r>
                </w:p>
              </w:txbxContent>
            </v:textbox>
            <w10:wrap type="square"/>
          </v:shape>
        </w:pict>
      </w:r>
      <w:r w:rsidR="00291EA9">
        <w:rPr>
          <w:noProof/>
        </w:rPr>
        <w:drawing>
          <wp:anchor distT="0" distB="0" distL="114300" distR="114300" simplePos="0" relativeHeight="251666432" behindDoc="0" locked="0" layoutInCell="1" allowOverlap="1">
            <wp:simplePos x="0" y="0"/>
            <wp:positionH relativeFrom="column">
              <wp:posOffset>3657283</wp:posOffset>
            </wp:positionH>
            <wp:positionV relativeFrom="paragraph">
              <wp:posOffset>982980</wp:posOffset>
            </wp:positionV>
            <wp:extent cx="2573655" cy="3500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3655" cy="3500120"/>
                    </a:xfrm>
                    <a:prstGeom prst="rect">
                      <a:avLst/>
                    </a:prstGeom>
                  </pic:spPr>
                </pic:pic>
              </a:graphicData>
            </a:graphic>
          </wp:anchor>
        </w:drawing>
      </w:r>
      <w:r w:rsidR="00291EA9">
        <w:t xml:space="preserve">To gain internet accessibility, the software required a sizeable redesign around the existing </w:t>
      </w:r>
      <w:r w:rsidR="00291EA9" w:rsidRPr="004B0F14">
        <w:t>underlying nat</w:t>
      </w:r>
      <w:r w:rsidR="00291EA9">
        <w:t>ural language dialog technology</w:t>
      </w:r>
      <w:r w:rsidR="00781848">
        <w:t xml:space="preserve">.  </w:t>
      </w:r>
      <w:r w:rsidR="00291EA9">
        <w:t xml:space="preserve">In the past, each </w:t>
      </w:r>
      <w:proofErr w:type="spellStart"/>
      <w:r w:rsidR="00291EA9">
        <w:t>MentorPal</w:t>
      </w:r>
      <w:proofErr w:type="spellEnd"/>
      <w:ins w:id="3" w:author="Shaw, Kenneth" w:date="2018-07-17T21:52:00Z">
        <w:r w:rsidR="00744728">
          <w:t xml:space="preserve"> instance</w:t>
        </w:r>
      </w:ins>
      <w:del w:id="4" w:author="Shaw, Kenneth" w:date="2018-07-17T21:52:00Z">
        <w:r w:rsidR="00291EA9" w:rsidDel="005E28D0">
          <w:delText xml:space="preserve"> </w:delText>
        </w:r>
        <w:r w:rsidR="00291EA9" w:rsidDel="00FB4760">
          <w:delText xml:space="preserve">instance had their own copy of the </w:delText>
        </w:r>
        <w:r w:rsidR="00291EA9" w:rsidRPr="004B0F14" w:rsidDel="00FB4760">
          <w:delText>question-answering agents</w:delText>
        </w:r>
        <w:r w:rsidR="00291EA9" w:rsidDel="00FB4760">
          <w:delText xml:space="preserve"> </w:delText>
        </w:r>
        <w:r w:rsidR="00291EA9" w:rsidDel="005E28D0">
          <w:delText xml:space="preserve">that </w:delText>
        </w:r>
      </w:del>
      <w:ins w:id="5" w:author="Shaw, Kenneth" w:date="2018-07-17T21:52:00Z">
        <w:r w:rsidR="005E28D0">
          <w:t xml:space="preserve"> </w:t>
        </w:r>
      </w:ins>
      <w:r w:rsidR="00291EA9">
        <w:t>was</w:t>
      </w:r>
      <w:ins w:id="6" w:author="Shaw, Kenneth" w:date="2018-07-17T21:52:00Z">
        <w:r w:rsidR="00C55729">
          <w:t xml:space="preserve"> </w:t>
        </w:r>
        <w:r w:rsidR="00C55729">
          <w:t>deployed on custom installation Windows machines</w:t>
        </w:r>
      </w:ins>
      <w:r w:rsidR="00291EA9">
        <w:t xml:space="preserve"> </w:t>
      </w:r>
      <w:ins w:id="7" w:author="Shaw, Kenneth" w:date="2018-07-17T21:52:00Z">
        <w:r w:rsidR="006318E1">
          <w:t xml:space="preserve">and </w:t>
        </w:r>
      </w:ins>
      <w:r w:rsidR="00291EA9">
        <w:t xml:space="preserve">launched </w:t>
      </w:r>
      <w:ins w:id="8" w:author="Shaw, Kenneth" w:date="2018-07-17T21:53:00Z">
        <w:r w:rsidR="005D06F8">
          <w:t xml:space="preserve">with </w:t>
        </w:r>
      </w:ins>
      <w:del w:id="9" w:author="Shaw, Kenneth" w:date="2018-07-17T21:53:00Z">
        <w:r w:rsidR="00291EA9" w:rsidDel="005D06F8">
          <w:delText xml:space="preserve">behind </w:delText>
        </w:r>
      </w:del>
      <w:ins w:id="10" w:author="Shaw, Kenneth" w:date="2018-07-17T21:53:00Z">
        <w:r w:rsidR="008F5510">
          <w:t>a</w:t>
        </w:r>
        <w:r w:rsidR="004C055B">
          <w:t xml:space="preserve"> </w:t>
        </w:r>
      </w:ins>
      <w:del w:id="11" w:author="Shaw, Kenneth" w:date="2018-07-17T21:52:00Z">
        <w:r w:rsidR="00291EA9" w:rsidDel="008F5510">
          <w:delText xml:space="preserve">the </w:delText>
        </w:r>
      </w:del>
      <w:r w:rsidR="00291EA9">
        <w:t>Unity3D</w:t>
      </w:r>
      <w:r w:rsidR="00A53B95">
        <w:t>-</w:t>
      </w:r>
      <w:r w:rsidR="00291EA9">
        <w:t xml:space="preserve">powered interface </w:t>
      </w:r>
      <w:del w:id="12" w:author="Shaw, Kenneth" w:date="2018-07-17T21:52:00Z">
        <w:r w:rsidR="00291EA9" w:rsidDel="00C55729">
          <w:delText xml:space="preserve">deployed on </w:delText>
        </w:r>
      </w:del>
      <w:del w:id="13" w:author="Shaw, Kenneth" w:date="2018-07-17T21:51:00Z">
        <w:r w:rsidR="00A53B95" w:rsidDel="00DB0FD3">
          <w:delText xml:space="preserve">MS </w:delText>
        </w:r>
        <w:r w:rsidR="00291EA9" w:rsidDel="00DB0FD3">
          <w:delText>Windows</w:delText>
        </w:r>
        <w:r w:rsidR="00A53B95" w:rsidDel="00DB0FD3">
          <w:delText xml:space="preserve"> OS</w:delText>
        </w:r>
        <w:r w:rsidR="00291EA9" w:rsidDel="00DB0FD3">
          <w:delText xml:space="preserve"> </w:delText>
        </w:r>
      </w:del>
      <w:del w:id="14" w:author="Shaw, Kenneth" w:date="2018-07-17T21:52:00Z">
        <w:r w:rsidR="00291EA9" w:rsidDel="00C55729">
          <w:delText>machines</w:delText>
        </w:r>
      </w:del>
      <w:ins w:id="15" w:author="Shaw, Kenneth" w:date="2018-07-17T21:52:00Z">
        <w:r w:rsidR="00FB4760">
          <w:t xml:space="preserve">instance </w:t>
        </w:r>
      </w:ins>
      <w:ins w:id="16" w:author="Shaw, Kenneth" w:date="2018-07-17T21:53:00Z">
        <w:r w:rsidR="00D17776">
          <w:t xml:space="preserve">as well as </w:t>
        </w:r>
      </w:ins>
      <w:ins w:id="17" w:author="Shaw, Kenneth" w:date="2018-07-17T21:52:00Z">
        <w:r w:rsidR="00FB4760">
          <w:t xml:space="preserve">their own copy of </w:t>
        </w:r>
      </w:ins>
      <w:ins w:id="18" w:author="Shaw, Kenneth" w:date="2018-07-17T21:53:00Z">
        <w:r w:rsidR="00753266">
          <w:t xml:space="preserve">a </w:t>
        </w:r>
      </w:ins>
      <w:ins w:id="19" w:author="Shaw, Kenneth" w:date="2018-07-17T21:52:00Z">
        <w:r w:rsidR="00FB4760" w:rsidRPr="004B0F14">
          <w:t>question-answering agent</w:t>
        </w:r>
      </w:ins>
      <w:ins w:id="20" w:author="Shaw, Kenneth" w:date="2018-07-17T21:53:00Z">
        <w:r w:rsidR="004E5813">
          <w:t>.</w:t>
        </w:r>
      </w:ins>
      <w:del w:id="21" w:author="Shaw, Kenneth" w:date="2018-07-17T21:53:00Z">
        <w:r w:rsidR="00781848" w:rsidDel="004E5813">
          <w:delText>.</w:delText>
        </w:r>
      </w:del>
      <w:r w:rsidR="00781848">
        <w:t xml:space="preserve">  </w:t>
      </w:r>
      <w:ins w:id="22" w:author="Shaw, Kenneth" w:date="2018-07-17T21:52:00Z">
        <w:r w:rsidR="00D53863">
          <w:t>However, t</w:t>
        </w:r>
      </w:ins>
      <w:del w:id="23" w:author="Shaw, Kenneth" w:date="2018-07-17T21:52:00Z">
        <w:r w:rsidR="00291EA9" w:rsidDel="00D53863">
          <w:delText>T</w:delText>
        </w:r>
      </w:del>
      <w:r w:rsidR="00291EA9">
        <w:t xml:space="preserve">o meet </w:t>
      </w:r>
      <w:ins w:id="24" w:author="Shaw, Kenneth" w:date="2018-07-17T21:51:00Z">
        <w:r w:rsidR="00D806C1">
          <w:t xml:space="preserve">the </w:t>
        </w:r>
      </w:ins>
      <w:r w:rsidR="00291EA9">
        <w:t>demands of a web interface version, the natural language dialog</w:t>
      </w:r>
      <w:del w:id="25" w:author="Shaw, Kenneth" w:date="2018-07-17T21:53:00Z">
        <w:r w:rsidR="00291EA9" w:rsidDel="007D4D08">
          <w:delText xml:space="preserve"> model</w:delText>
        </w:r>
      </w:del>
      <w:ins w:id="26" w:author="Shaw, Kenneth" w:date="2018-07-17T21:53:00Z">
        <w:r w:rsidR="007D4D08">
          <w:t xml:space="preserve"> agent</w:t>
        </w:r>
      </w:ins>
      <w:r w:rsidR="00291EA9">
        <w:t xml:space="preserve"> was </w:t>
      </w:r>
      <w:ins w:id="27" w:author="Shaw, Kenneth" w:date="2018-07-17T21:53:00Z">
        <w:r w:rsidR="009277E5">
          <w:t xml:space="preserve">instead </w:t>
        </w:r>
      </w:ins>
      <w:r w:rsidR="00291EA9">
        <w:t xml:space="preserve">held centrally and modified to handle clients being connected using unique identification numbers from various </w:t>
      </w:r>
      <w:ins w:id="28" w:author="Shaw, Kenneth" w:date="2018-07-17T21:53:00Z">
        <w:r w:rsidR="00EC6710">
          <w:t>locations</w:t>
        </w:r>
      </w:ins>
      <w:del w:id="29" w:author="Shaw, Kenneth" w:date="2018-07-17T21:53:00Z">
        <w:r w:rsidR="00291EA9" w:rsidDel="00EE6154">
          <w:delText>locations</w:delText>
        </w:r>
      </w:del>
      <w:r w:rsidR="00781848">
        <w:t xml:space="preserve">.  </w:t>
      </w:r>
      <w:r w:rsidR="00291EA9">
        <w:t>A separate backend Node.js server was then created to handle the</w:t>
      </w:r>
      <w:r w:rsidR="00A53B95">
        <w:t xml:space="preserve"> </w:t>
      </w:r>
      <w:ins w:id="30" w:author="Shaw, Kenneth" w:date="2018-07-17T21:54:00Z">
        <w:r w:rsidR="00CB6DD0">
          <w:t xml:space="preserve">interactive portions of the </w:t>
        </w:r>
      </w:ins>
      <w:del w:id="31" w:author="Shaw, Kenneth" w:date="2018-07-17T21:53:00Z">
        <w:r w:rsidR="00A53B95" w:rsidDel="008A75B4">
          <w:delText>HyperText Markup Language</w:delText>
        </w:r>
        <w:r w:rsidR="00291EA9" w:rsidDel="008A75B4">
          <w:delText xml:space="preserve"> </w:delText>
        </w:r>
      </w:del>
      <w:ins w:id="32" w:author="Shaw, Kenneth" w:date="2018-07-17T21:53:00Z">
        <w:r w:rsidR="008A75B4">
          <w:t xml:space="preserve">HTML5 </w:t>
        </w:r>
      </w:ins>
      <w:del w:id="33" w:author="Shaw, Kenneth" w:date="2018-07-17T21:53:00Z">
        <w:r w:rsidR="00A53B95" w:rsidDel="008A75B4">
          <w:delText>(</w:delText>
        </w:r>
        <w:r w:rsidR="00291EA9" w:rsidDel="008A75B4">
          <w:delText>HTML</w:delText>
        </w:r>
        <w:r w:rsidR="00A53B95" w:rsidDel="008A75B4">
          <w:delText>)</w:delText>
        </w:r>
        <w:r w:rsidR="00291EA9" w:rsidDel="008A75B4">
          <w:delText xml:space="preserve"> </w:delText>
        </w:r>
      </w:del>
      <w:r w:rsidR="00291EA9">
        <w:t xml:space="preserve">interface to clients </w:t>
      </w:r>
      <w:ins w:id="34" w:author="Shaw, Kenneth" w:date="2018-07-17T21:54:00Z">
        <w:r w:rsidR="0087410F">
          <w:t>including r</w:t>
        </w:r>
      </w:ins>
      <w:del w:id="35" w:author="Shaw, Kenneth" w:date="2018-07-17T21:54:00Z">
        <w:r w:rsidR="00291EA9" w:rsidDel="0087410F">
          <w:delText>as well as r</w:delText>
        </w:r>
      </w:del>
      <w:r w:rsidR="00291EA9">
        <w:t>outing and calling the dialog information from the Python model to client</w:t>
      </w:r>
      <w:ins w:id="36" w:author="Shaw, Kenneth" w:date="2018-07-17T21:54:00Z">
        <w:r w:rsidR="00CF2898">
          <w:t xml:space="preserve">s using </w:t>
        </w:r>
        <w:proofErr w:type="spellStart"/>
        <w:r w:rsidR="00CF2898">
          <w:t>websockets</w:t>
        </w:r>
        <w:proofErr w:type="spellEnd"/>
        <w:r w:rsidR="009435CE">
          <w:t>.</w:t>
        </w:r>
      </w:ins>
      <w:del w:id="37" w:author="Shaw, Kenneth" w:date="2018-07-17T21:54:00Z">
        <w:r w:rsidR="00291EA9" w:rsidDel="00CF2898">
          <w:delText>s</w:delText>
        </w:r>
        <w:r w:rsidR="00781848" w:rsidDel="00CF2898">
          <w:delText xml:space="preserve">. </w:delText>
        </w:r>
      </w:del>
      <w:r w:rsidR="00781848">
        <w:t xml:space="preserve"> </w:t>
      </w:r>
      <w:r w:rsidR="00291EA9">
        <w:t xml:space="preserve">To optimize bandwidth usage, an additional video hosting platform handled various versions of the videos for </w:t>
      </w:r>
      <w:ins w:id="38" w:author="Shaw, Kenneth" w:date="2018-07-17T21:55:00Z">
        <w:r w:rsidR="00967540">
          <w:t xml:space="preserve">different </w:t>
        </w:r>
      </w:ins>
      <w:del w:id="39" w:author="Shaw, Kenneth" w:date="2018-07-17T21:55:00Z">
        <w:r w:rsidR="00291EA9" w:rsidDel="00967540">
          <w:delText xml:space="preserve">various </w:delText>
        </w:r>
      </w:del>
      <w:r w:rsidR="00291EA9">
        <w:t>web browsers, including a cropped square version for the vertical mobile user interface</w:t>
      </w:r>
      <w:r w:rsidR="00717FAA">
        <w:t>, as shown in Figure 5</w:t>
      </w:r>
      <w:r w:rsidR="00781848">
        <w:t xml:space="preserve">.  </w:t>
      </w:r>
    </w:p>
    <w:p w:rsidR="00291EA9" w:rsidRDefault="00291EA9" w:rsidP="00F1522C">
      <w:pPr>
        <w:pStyle w:val="SIW-Norm"/>
        <w:widowControl/>
      </w:pPr>
      <w:r>
        <w:tab/>
      </w:r>
    </w:p>
    <w:p w:rsidR="00717FAA" w:rsidRDefault="00291EA9" w:rsidP="00F1522C">
      <w:pPr>
        <w:pStyle w:val="SIW-Norm"/>
        <w:widowControl/>
      </w:pPr>
      <w:r>
        <w:t>Deploying the modified dialogue technology with an existing web framework proved to</w:t>
      </w:r>
      <w:r w:rsidR="00717FAA">
        <w:t xml:space="preserve"> not</w:t>
      </w:r>
      <w:r>
        <w:t xml:space="preserve"> be an </w:t>
      </w:r>
      <w:r w:rsidR="00717FAA">
        <w:t>insurmountable issue</w:t>
      </w:r>
      <w:r>
        <w:t>, with much credit due to hardware independent Python code</w:t>
      </w:r>
      <w:r w:rsidR="00781848">
        <w:t xml:space="preserve">.  </w:t>
      </w:r>
      <w:r>
        <w:t>However, it was found that the Virtual Private Server had stability issues handling multiple clients with multiple dialog models running simultaneously</w:t>
      </w:r>
      <w:r w:rsidR="00781848">
        <w:t xml:space="preserve">.  </w:t>
      </w:r>
      <w:r>
        <w:t>In the past, each user’s devices required a substantial amount of software installed on them, but</w:t>
      </w:r>
      <w:ins w:id="40" w:author="Shaw, Kenneth" w:date="2018-07-17T21:55:00Z">
        <w:r w:rsidR="00E23E47">
          <w:t xml:space="preserve"> consequently</w:t>
        </w:r>
      </w:ins>
      <w:del w:id="41" w:author="Shaw, Kenneth" w:date="2018-07-17T21:55:00Z">
        <w:r w:rsidDel="00E23E47">
          <w:delText xml:space="preserve"> then</w:delText>
        </w:r>
      </w:del>
      <w:r>
        <w:t xml:space="preserve"> the dialog model processing was distributed on </w:t>
      </w:r>
      <w:ins w:id="42" w:author="Shaw, Kenneth" w:date="2018-07-17T21:55:00Z">
        <w:r w:rsidR="00C04C75">
          <w:t>onto</w:t>
        </w:r>
      </w:ins>
      <w:del w:id="43" w:author="Shaw, Kenneth" w:date="2018-07-17T21:55:00Z">
        <w:r w:rsidDel="00C04C75">
          <w:delText>those</w:delText>
        </w:r>
      </w:del>
      <w:r>
        <w:t xml:space="preserve"> comparatively powerful devices</w:t>
      </w:r>
      <w:r w:rsidR="00781848">
        <w:t xml:space="preserve">.  </w:t>
      </w:r>
      <w:r>
        <w:t>To mitigate the server load after the unstable first deployment, it was thought that separating the dialog model from the web backend into two separate servers would provide a coarse distribution of load cycles</w:t>
      </w:r>
      <w:r w:rsidR="00781848">
        <w:t xml:space="preserve">.  </w:t>
      </w:r>
    </w:p>
    <w:p w:rsidR="00717FAA" w:rsidRDefault="00717FAA" w:rsidP="00F1522C">
      <w:pPr>
        <w:pStyle w:val="SIW-Norm"/>
        <w:widowControl/>
      </w:pPr>
    </w:p>
    <w:p w:rsidR="00291EA9" w:rsidRDefault="00291EA9" w:rsidP="00F1522C">
      <w:pPr>
        <w:pStyle w:val="SIW-Norm"/>
        <w:widowControl/>
      </w:pPr>
      <w:r>
        <w:t>However, after investigation to the server usage, it was found that loading the dialog models and Node backend was very RAM size dependent but not very CPU dependent; Unity3D required many of the CPU cycles on the laptops</w:t>
      </w:r>
      <w:r w:rsidR="00781848">
        <w:t xml:space="preserve">.  </w:t>
      </w:r>
      <w:r>
        <w:t xml:space="preserve">Therefore, for the prototype, </w:t>
      </w:r>
      <w:r w:rsidR="00717FAA">
        <w:t>Solid State Drive (</w:t>
      </w:r>
      <w:r>
        <w:t>SSD</w:t>
      </w:r>
      <w:r w:rsidR="00717FAA">
        <w:t>)</w:t>
      </w:r>
      <w:r>
        <w:t xml:space="preserve"> space was virtualized into RAM using a Swap file to stabilize the system</w:t>
      </w:r>
      <w:r w:rsidR="00781848">
        <w:t xml:space="preserve">.  </w:t>
      </w:r>
      <w:r>
        <w:t xml:space="preserve">In theory, </w:t>
      </w:r>
      <w:ins w:id="44" w:author="Shaw, Kenneth" w:date="2018-07-17T21:56:00Z">
        <w:r w:rsidR="00B861D4">
          <w:t>it was expected that this would</w:t>
        </w:r>
      </w:ins>
      <w:del w:id="45" w:author="Shaw, Kenneth" w:date="2018-07-17T21:56:00Z">
        <w:r w:rsidDel="00B861D4">
          <w:delText>this should’ve</w:delText>
        </w:r>
      </w:del>
      <w:r>
        <w:t xml:space="preserve"> cause</w:t>
      </w:r>
      <w:del w:id="46" w:author="Shaw, Kenneth" w:date="2018-07-17T21:56:00Z">
        <w:r w:rsidDel="006A4F88">
          <w:delText>d</w:delText>
        </w:r>
      </w:del>
      <w:r>
        <w:t xml:space="preserve"> erratic response times to clients</w:t>
      </w:r>
      <w:r w:rsidR="00781848">
        <w:t xml:space="preserve">.  </w:t>
      </w:r>
      <w:r>
        <w:t xml:space="preserve">However, the swap file was </w:t>
      </w:r>
      <w:del w:id="47" w:author="Shaw, Kenneth" w:date="2018-07-17T21:56:00Z">
        <w:r w:rsidDel="009668DE">
          <w:delText xml:space="preserve">quickly </w:delText>
        </w:r>
      </w:del>
      <w:ins w:id="48" w:author="Shaw, Kenneth" w:date="2018-07-17T21:56:00Z">
        <w:r w:rsidR="009668DE">
          <w:t>swiftly</w:t>
        </w:r>
        <w:r w:rsidR="009668DE">
          <w:t xml:space="preserve"> </w:t>
        </w:r>
      </w:ins>
      <w:r>
        <w:t xml:space="preserve">able to optimize itself for efficiency and worked </w:t>
      </w:r>
      <w:del w:id="49" w:author="Shaw, Kenneth" w:date="2018-07-17T21:56:00Z">
        <w:r w:rsidDel="0027666E">
          <w:delText xml:space="preserve">extremely </w:delText>
        </w:r>
      </w:del>
      <w:r>
        <w:t>effectively for this usage</w:t>
      </w:r>
      <w:r w:rsidR="00781848">
        <w:t xml:space="preserve">.  </w:t>
      </w:r>
      <w:r>
        <w:t>In addition, as a fallback, the server was wrapped into a very large Docker file</w:t>
      </w:r>
      <w:r w:rsidR="00781848">
        <w:t xml:space="preserve">.  </w:t>
      </w:r>
      <w:r>
        <w:t>This allows for automated parallel deployment of multiple servers with identical configurations behind load balancers if required</w:t>
      </w:r>
      <w:r w:rsidR="00781848">
        <w:t xml:space="preserve">.  </w:t>
      </w:r>
      <w:r>
        <w:t>This scalability would prove to be successful had more users needed to query MentorPal</w:t>
      </w:r>
      <w:r w:rsidR="00781848">
        <w:t xml:space="preserve">.  </w:t>
      </w:r>
      <w:r>
        <w:t>With this, it was found that resources can be intelligently managed to still provide quality interactive experiences to many users inexpensively.</w:t>
      </w:r>
    </w:p>
    <w:p w:rsidR="00291EA9" w:rsidRDefault="00291EA9" w:rsidP="00F1522C">
      <w:pPr>
        <w:pStyle w:val="SIW-Norm"/>
        <w:widowControl/>
      </w:pPr>
    </w:p>
    <w:p w:rsidR="00717FAA" w:rsidDel="003F6CD4" w:rsidRDefault="00291EA9" w:rsidP="00F1522C">
      <w:pPr>
        <w:pStyle w:val="SIW-Norm"/>
        <w:widowControl/>
        <w:rPr>
          <w:del w:id="50" w:author="Shaw, Kenneth" w:date="2018-07-17T22:01:00Z"/>
        </w:rPr>
      </w:pPr>
      <w:r>
        <w:t xml:space="preserve">The inherent ability of the web enabled interface to be available anywhere </w:t>
      </w:r>
      <w:ins w:id="51" w:author="Shaw, Kenneth" w:date="2018-07-17T21:57:00Z">
        <w:r w:rsidR="00F84F34">
          <w:t xml:space="preserve">instantly </w:t>
        </w:r>
      </w:ins>
      <w:del w:id="52" w:author="Shaw, Kenneth" w:date="2018-07-17T21:57:00Z">
        <w:r w:rsidDel="00F84F34">
          <w:delText xml:space="preserve">already </w:delText>
        </w:r>
      </w:del>
      <w:r>
        <w:t>proved to be beneficial</w:t>
      </w:r>
      <w:r w:rsidR="00781848">
        <w:t xml:space="preserve">.  </w:t>
      </w:r>
      <w:r>
        <w:t xml:space="preserve">When </w:t>
      </w:r>
      <w:r w:rsidR="00717FAA">
        <w:t>demonstrating</w:t>
      </w:r>
      <w:r>
        <w:t xml:space="preserve"> the product, mentors could be instantaneously viewed and </w:t>
      </w:r>
      <w:del w:id="53" w:author="Shaw, Kenneth" w:date="2018-07-17T21:57:00Z">
        <w:r w:rsidR="00717FAA" w:rsidDel="00516564">
          <w:delText xml:space="preserve">they could </w:delText>
        </w:r>
        <w:r w:rsidDel="00516564">
          <w:delText>interact with other users on their own devices anywhere</w:delText>
        </w:r>
        <w:r w:rsidR="00781848" w:rsidDel="00516564">
          <w:delText>.</w:delText>
        </w:r>
      </w:del>
      <w:ins w:id="54" w:author="Shaw, Kenneth" w:date="2018-07-17T21:57:00Z">
        <w:r w:rsidR="00516564">
          <w:t>interacted with on th</w:t>
        </w:r>
        <w:r w:rsidR="008A0E7F">
          <w:t>e user’s</w:t>
        </w:r>
        <w:r w:rsidR="00516564">
          <w:t xml:space="preserve"> own devices anywhere.</w:t>
        </w:r>
      </w:ins>
      <w:r w:rsidR="00781848">
        <w:t xml:space="preserve">  </w:t>
      </w:r>
      <w:r>
        <w:t>However, the variation in</w:t>
      </w:r>
      <w:del w:id="55" w:author="Shaw, Kenneth" w:date="2018-07-17T21:58:00Z">
        <w:r w:rsidDel="00C229CD">
          <w:delText xml:space="preserve"> possible</w:delText>
        </w:r>
      </w:del>
      <w:r>
        <w:t xml:space="preserve"> clients that users </w:t>
      </w:r>
      <w:ins w:id="56" w:author="Shaw, Kenneth" w:date="2018-07-17T21:57:00Z">
        <w:r w:rsidR="00BB2B7C">
          <w:t>could</w:t>
        </w:r>
      </w:ins>
      <w:del w:id="57" w:author="Shaw, Kenneth" w:date="2018-07-17T21:57:00Z">
        <w:r w:rsidDel="00BB2B7C">
          <w:delText>may</w:delText>
        </w:r>
      </w:del>
      <w:r>
        <w:t xml:space="preserve"> </w:t>
      </w:r>
      <w:ins w:id="58" w:author="Shaw, Kenneth" w:date="2018-07-17T21:58:00Z">
        <w:r w:rsidR="00C229CD">
          <w:t xml:space="preserve">possibly </w:t>
        </w:r>
      </w:ins>
      <w:r>
        <w:t>have also proved to be a challenge, especially since the requirements of an interactive tutoring system is quite demanding on devices</w:t>
      </w:r>
      <w:r w:rsidR="00781848">
        <w:t xml:space="preserve">.  </w:t>
      </w:r>
      <w:del w:id="59" w:author="Shaw, Kenneth" w:date="2018-07-17T21:58:00Z">
        <w:r w:rsidDel="00E81D27">
          <w:delText>First, users</w:delText>
        </w:r>
      </w:del>
      <w:ins w:id="60" w:author="Shaw, Kenneth" w:date="2018-07-17T21:58:00Z">
        <w:r w:rsidR="00E81D27">
          <w:t>Users</w:t>
        </w:r>
      </w:ins>
      <w:r>
        <w:t xml:space="preserve"> could be using various input devices such as mouse, touchpad, or touch</w:t>
      </w:r>
      <w:r w:rsidR="00717FAA">
        <w:t>-</w:t>
      </w:r>
      <w:r>
        <w:t>screen</w:t>
      </w:r>
      <w:del w:id="61" w:author="Shaw, Kenneth" w:date="2018-07-17T21:58:00Z">
        <w:r w:rsidR="00781848" w:rsidDel="00B02A0E">
          <w:delText>.</w:delText>
        </w:r>
      </w:del>
      <w:r w:rsidR="00781848">
        <w:t xml:space="preserve"> </w:t>
      </w:r>
      <w:ins w:id="62" w:author="Shaw, Kenneth" w:date="2018-07-17T21:58:00Z">
        <w:r w:rsidR="00B5145F">
          <w:t xml:space="preserve">so </w:t>
        </w:r>
      </w:ins>
      <w:del w:id="63" w:author="Shaw, Kenneth" w:date="2018-07-17T21:58:00Z">
        <w:r w:rsidR="00781848" w:rsidDel="00B5145F">
          <w:delText xml:space="preserve"> </w:delText>
        </w:r>
        <w:r w:rsidDel="00B5145F">
          <w:delText xml:space="preserve">Some proprietary input methods seemed appealing to certain scenarios; however, </w:delText>
        </w:r>
      </w:del>
      <w:r>
        <w:t>interfaces were reduced</w:t>
      </w:r>
      <w:ins w:id="64" w:author="Shaw, Kenneth" w:date="2018-07-17T21:58:00Z">
        <w:r w:rsidR="00C01B2E">
          <w:t xml:space="preserve"> from </w:t>
        </w:r>
      </w:ins>
      <w:ins w:id="65" w:author="Shaw, Kenneth" w:date="2018-07-17T21:59:00Z">
        <w:r w:rsidR="00C01B2E">
          <w:t>proprietary advanced interfaces</w:t>
        </w:r>
      </w:ins>
      <w:r>
        <w:t xml:space="preserve"> to</w:t>
      </w:r>
      <w:ins w:id="66" w:author="Shaw, Kenneth" w:date="2018-07-17T21:58:00Z">
        <w:r w:rsidR="00673B82">
          <w:t xml:space="preserve"> universal</w:t>
        </w:r>
      </w:ins>
      <w:r>
        <w:t xml:space="preserve"> simple scrollbars to support all users</w:t>
      </w:r>
      <w:r w:rsidR="00781848">
        <w:t>.</w:t>
      </w:r>
      <w:ins w:id="67" w:author="Shaw, Kenneth" w:date="2018-07-17T21:58:00Z">
        <w:r w:rsidR="00603406">
          <w:t xml:space="preserve">  </w:t>
        </w:r>
      </w:ins>
      <w:del w:id="68" w:author="Shaw, Kenneth" w:date="2018-07-17T21:58:00Z">
        <w:r w:rsidR="00781848" w:rsidDel="00603406">
          <w:delText xml:space="preserve">  </w:delText>
        </w:r>
      </w:del>
      <w:r>
        <w:t>In addition, portrait mobile browsers required a new interface entirely</w:t>
      </w:r>
      <w:r w:rsidR="00781848">
        <w:t xml:space="preserve">. </w:t>
      </w:r>
      <w:del w:id="69" w:author="Shaw, Kenneth" w:date="2018-07-17T22:00:00Z">
        <w:r w:rsidR="00781848" w:rsidDel="007A7352">
          <w:delText xml:space="preserve"> </w:delText>
        </w:r>
        <w:r w:rsidDel="007A7352">
          <w:delText>T</w:delText>
        </w:r>
      </w:del>
      <w:ins w:id="70" w:author="Shaw, Kenneth" w:date="2018-07-17T22:00:00Z">
        <w:r w:rsidR="007A7352">
          <w:t xml:space="preserve"> Importantly, t</w:t>
        </w:r>
      </w:ins>
      <w:r>
        <w:t>he videos had to be cropped to fill a larger part of the screen</w:t>
      </w:r>
      <w:del w:id="71" w:author="Shaw, Kenneth" w:date="2018-07-17T21:59:00Z">
        <w:r w:rsidR="00781848" w:rsidDel="00A7012F">
          <w:delText>.</w:delText>
        </w:r>
      </w:del>
      <w:ins w:id="72" w:author="Shaw, Kenneth" w:date="2018-07-17T21:59:00Z">
        <w:r w:rsidR="00A7012F">
          <w:t xml:space="preserve"> and</w:t>
        </w:r>
      </w:ins>
      <w:del w:id="73" w:author="Shaw, Kenneth" w:date="2018-07-17T21:59:00Z">
        <w:r w:rsidR="00781848" w:rsidDel="00A7012F">
          <w:delText xml:space="preserve">  </w:delText>
        </w:r>
        <w:r w:rsidDel="00A7012F">
          <w:delText>T</w:delText>
        </w:r>
      </w:del>
      <w:ins w:id="74" w:author="Shaw, Kenneth" w:date="2018-07-17T21:59:00Z">
        <w:r w:rsidR="00A7012F">
          <w:t xml:space="preserve"> t</w:t>
        </w:r>
      </w:ins>
      <w:r>
        <w:t xml:space="preserve">he closed captioning system </w:t>
      </w:r>
      <w:ins w:id="75" w:author="Shaw, Kenneth" w:date="2018-07-17T21:59:00Z">
        <w:r w:rsidR="00D0413C">
          <w:t>had to be e</w:t>
        </w:r>
      </w:ins>
      <w:del w:id="76" w:author="Shaw, Kenneth" w:date="2018-07-17T21:59:00Z">
        <w:r w:rsidDel="00D0413C">
          <w:delText>was e</w:delText>
        </w:r>
      </w:del>
      <w:r>
        <w:t xml:space="preserve">dited to become useful on mobile versions while still being economical to </w:t>
      </w:r>
      <w:ins w:id="77" w:author="Shaw, Kenneth" w:date="2018-07-17T21:59:00Z">
        <w:r w:rsidR="002B4C1B">
          <w:t xml:space="preserve">recreate from the existing IBM Watson dialogs.  </w:t>
        </w:r>
      </w:ins>
      <w:ins w:id="78" w:author="Shaw, Kenneth" w:date="2018-07-17T22:00:00Z">
        <w:r w:rsidR="00757D4F">
          <w:t xml:space="preserve">Through this adaptation, </w:t>
        </w:r>
        <w:proofErr w:type="spellStart"/>
        <w:r w:rsidR="00757D4F">
          <w:t>MentorPal</w:t>
        </w:r>
      </w:ins>
      <w:ins w:id="79" w:author="Shaw, Kenneth" w:date="2018-07-17T22:01:00Z">
        <w:r w:rsidR="003F6CD4">
          <w:t>’s</w:t>
        </w:r>
        <w:proofErr w:type="spellEnd"/>
        <w:r w:rsidR="003F6CD4">
          <w:t xml:space="preserve"> interface could adapt to any internet connected device.</w:t>
        </w:r>
      </w:ins>
      <w:del w:id="80" w:author="Shaw, Kenneth" w:date="2018-07-17T21:59:00Z">
        <w:r w:rsidDel="002B4C1B">
          <w:delText>create by transforming existing IBM Watson transcripts used in training the dialog models</w:delText>
        </w:r>
        <w:r w:rsidR="00781848" w:rsidDel="002B4C1B">
          <w:delText xml:space="preserve">.  </w:delText>
        </w:r>
      </w:del>
      <w:del w:id="81" w:author="Shaw, Kenneth" w:date="2018-07-17T22:00:00Z">
        <w:r w:rsidDel="00A802F1">
          <w:delText>The buttons were made larger to allow for easy access by client’s mobile devices</w:delText>
        </w:r>
        <w:r w:rsidR="00781848" w:rsidDel="00A802F1">
          <w:delText xml:space="preserve">.  </w:delText>
        </w:r>
      </w:del>
    </w:p>
    <w:p w:rsidR="003F6CD4" w:rsidRDefault="003F6CD4" w:rsidP="00F1522C">
      <w:pPr>
        <w:pStyle w:val="SIW-Norm"/>
        <w:widowControl/>
        <w:rPr>
          <w:ins w:id="82" w:author="Shaw, Kenneth" w:date="2018-07-17T22:01:00Z"/>
        </w:rPr>
      </w:pPr>
    </w:p>
    <w:p w:rsidR="00717FAA" w:rsidRDefault="00717FAA" w:rsidP="00F1522C">
      <w:pPr>
        <w:pStyle w:val="SIW-Norm"/>
        <w:widowControl/>
      </w:pPr>
    </w:p>
    <w:p w:rsidR="00291EA9" w:rsidRDefault="00291EA9" w:rsidP="00F1522C">
      <w:pPr>
        <w:pStyle w:val="SIW-Norm"/>
        <w:widowControl/>
      </w:pPr>
      <w:r>
        <w:t>In addition, to minimize potential issues on various browsers and operating systems, plug-ins such as Java or Flash were completely avoided and instead HTML5, native JavaScript and jQuery w</w:t>
      </w:r>
      <w:del w:id="83" w:author="Shaw, Kenneth" w:date="2018-07-17T22:01:00Z">
        <w:r w:rsidDel="008E01E5">
          <w:delText>as</w:delText>
        </w:r>
      </w:del>
      <w:ins w:id="84" w:author="Shaw, Kenneth" w:date="2018-07-17T22:01:00Z">
        <w:r w:rsidR="008E01E5">
          <w:t>ere</w:t>
        </w:r>
      </w:ins>
      <w:r>
        <w:t xml:space="preserve"> implemented</w:t>
      </w:r>
      <w:r w:rsidR="00781848">
        <w:t xml:space="preserve">.  </w:t>
      </w:r>
      <w:r>
        <w:t>However, some compatibility errors still did surface, especially from</w:t>
      </w:r>
      <w:ins w:id="85" w:author="Shaw, Kenneth" w:date="2018-07-17T22:01:00Z">
        <w:r w:rsidR="0078751B">
          <w:t xml:space="preserve"> the</w:t>
        </w:r>
      </w:ins>
      <w:bookmarkStart w:id="86" w:name="_GoBack"/>
      <w:bookmarkEnd w:id="86"/>
      <w:del w:id="87" w:author="Shaw, Kenneth" w:date="2018-07-17T22:01:00Z">
        <w:r w:rsidDel="00F47F12">
          <w:delText xml:space="preserve"> the</w:delText>
        </w:r>
      </w:del>
      <w:r>
        <w:t xml:space="preserve"> Edge browser and iPhones</w:t>
      </w:r>
      <w:r w:rsidR="00781848">
        <w:t xml:space="preserve">.  </w:t>
      </w:r>
      <w:r>
        <w:t>To find many of these errors, prototype frontends were released at weekly meetings where other researchers could visit the website and provide feedback on usability</w:t>
      </w:r>
      <w:r w:rsidR="00781848">
        <w:t xml:space="preserve">.  </w:t>
      </w:r>
      <w:r>
        <w:t>This proved to be</w:t>
      </w:r>
      <w:r w:rsidR="00717FAA">
        <w:t xml:space="preserve"> a</w:t>
      </w:r>
      <w:r>
        <w:t xml:space="preserve"> very</w:t>
      </w:r>
      <w:r w:rsidR="00717FAA">
        <w:t xml:space="preserve"> </w:t>
      </w:r>
      <w:r>
        <w:t xml:space="preserve">effective </w:t>
      </w:r>
      <w:r w:rsidR="00717FAA">
        <w:t xml:space="preserve">technique to aid </w:t>
      </w:r>
      <w:r>
        <w:t xml:space="preserve">in finding various client-side errors that would surface from </w:t>
      </w:r>
      <w:r w:rsidR="00717FAA">
        <w:t xml:space="preserve">range of </w:t>
      </w:r>
      <w:r w:rsidR="00717FAA">
        <w:lastRenderedPageBreak/>
        <w:t>interfaces</w:t>
      </w:r>
      <w:r w:rsidR="00781848">
        <w:t xml:space="preserve">.  </w:t>
      </w:r>
      <w:r>
        <w:t>In the end, it was found that engaging mentoring experiences could be created for a variety of different clients using the lowest common denominator: HTML5.</w:t>
      </w:r>
    </w:p>
    <w:p w:rsidR="00291EA9" w:rsidRDefault="00291EA9" w:rsidP="00F1522C">
      <w:pPr>
        <w:pStyle w:val="SIW-Norm"/>
        <w:widowControl/>
      </w:pPr>
    </w:p>
    <w:p w:rsidR="003B0DFA" w:rsidRPr="004B0F14" w:rsidRDefault="00717FAA" w:rsidP="00F1522C">
      <w:pPr>
        <w:pStyle w:val="SIW-Norm"/>
        <w:widowControl/>
      </w:pPr>
      <w:r>
        <w:t>Previous use-</w:t>
      </w:r>
      <w:r w:rsidR="00291EA9">
        <w:t>cases</w:t>
      </w:r>
      <w:r>
        <w:t xml:space="preserve"> for the local network MentorPal</w:t>
      </w:r>
      <w:r w:rsidR="00291EA9">
        <w:t xml:space="preserve"> also included other researchers in proximity with the user to assist them in using the product, but</w:t>
      </w:r>
      <w:r>
        <w:t xml:space="preserve"> the web-oriented</w:t>
      </w:r>
      <w:r w:rsidR="00291EA9">
        <w:t xml:space="preserve"> MentorPal.org </w:t>
      </w:r>
      <w:r>
        <w:t xml:space="preserve">approach </w:t>
      </w:r>
      <w:r w:rsidR="00291EA9">
        <w:t>has no such guarantee</w:t>
      </w:r>
      <w:r w:rsidR="00781848">
        <w:t xml:space="preserve">.  </w:t>
      </w:r>
      <w:r w:rsidR="00291EA9">
        <w:t>This required an interactive tutorial and help page to allow users to orient themselves in MentorPal when they first visit the website</w:t>
      </w:r>
      <w:r w:rsidR="00781848">
        <w:t xml:space="preserve">.  </w:t>
      </w:r>
      <w:r w:rsidR="00291EA9">
        <w:t>This addition also compelled users to interact with the web page before being greeted with the mentor, allowing proper loading time as well as the auto-enabling of HTML5 video playback by many web browsers</w:t>
      </w:r>
      <w:r w:rsidR="00781848">
        <w:t xml:space="preserve">.  </w:t>
      </w:r>
      <w:r w:rsidR="00291EA9">
        <w:t>Future experiments around the product will be able to integrate around a web-based survey which will integrate MentorPal within it and orient users through the various features of MentorPal</w:t>
      </w:r>
      <w:r w:rsidR="00781848">
        <w:t xml:space="preserve">.  </w:t>
      </w:r>
      <w:r w:rsidR="00291EA9">
        <w:t>This will provide a new user engagement metrics with the possibility of many more users possibly from all over the globe instead of from one targeted area.</w:t>
      </w:r>
    </w:p>
    <w:p w:rsidR="008445F4" w:rsidRDefault="008445F4" w:rsidP="00F1522C">
      <w:pPr>
        <w:pStyle w:val="SIW-Hd-1"/>
        <w:widowControl/>
      </w:pPr>
      <w:r w:rsidRPr="004B0F14">
        <w:t>C</w:t>
      </w:r>
      <w:r>
        <w:t>onclusions</w:t>
      </w:r>
      <w:r w:rsidRPr="004B0F14">
        <w:t xml:space="preserve"> </w:t>
      </w:r>
    </w:p>
    <w:p w:rsidR="008445F4" w:rsidRPr="006F3A0E" w:rsidRDefault="008445F4" w:rsidP="00F1522C">
      <w:pPr>
        <w:pStyle w:val="SIW-Norm"/>
        <w:widowControl/>
      </w:pPr>
    </w:p>
    <w:p w:rsidR="008445F4" w:rsidRPr="006F3A0E" w:rsidRDefault="00A8389B" w:rsidP="00F1522C">
      <w:pPr>
        <w:pStyle w:val="SIW-Norm"/>
        <w:widowControl/>
      </w:pPr>
      <w:r>
        <w:t>The United States has a critical need for a continuing supply of STEM personnel</w:t>
      </w:r>
      <w:r w:rsidR="00781848">
        <w:t xml:space="preserve">.  </w:t>
      </w:r>
      <w:r>
        <w:t>There are many students who are capable of this work who do not pursue that career choice of any number of reasons</w:t>
      </w:r>
      <w:r w:rsidR="00781848">
        <w:t xml:space="preserve">.  </w:t>
      </w:r>
      <w:r>
        <w:t xml:space="preserve">One common set of these reasons centers on the lack of </w:t>
      </w:r>
      <w:r w:rsidR="00071D15">
        <w:t>attractive and engaging role models of STEM professionals which leads to many misconceptions in the students' image of STEM careers</w:t>
      </w:r>
      <w:r w:rsidR="00781848">
        <w:t xml:space="preserve">.  </w:t>
      </w:r>
      <w:r w:rsidR="00071D15">
        <w:t>High School and adult counselors are hard pressed to make up for this information deficit</w:t>
      </w:r>
      <w:r w:rsidR="00781848">
        <w:t xml:space="preserve">.  </w:t>
      </w:r>
      <w:r w:rsidR="008445F4" w:rsidRPr="006F3A0E">
        <w:t>Both technical career events like EngX and on-line resources demonstrate a good potential for overcoming</w:t>
      </w:r>
      <w:r w:rsidR="00071D15">
        <w:t xml:space="preserve"> this</w:t>
      </w:r>
      <w:r w:rsidR="008445F4" w:rsidRPr="006F3A0E">
        <w:t xml:space="preserve"> serious national issue: the declining availability of competent technical personnel</w:t>
      </w:r>
      <w:r w:rsidR="00781848">
        <w:t xml:space="preserve">.  </w:t>
      </w:r>
      <w:r w:rsidR="008445F4" w:rsidRPr="006F3A0E">
        <w:t>The career fair approach is personal, engaging, and illuminating, but there is still the issue of getting under-represented groups to attend</w:t>
      </w:r>
      <w:r w:rsidR="00781848">
        <w:t xml:space="preserve">.  </w:t>
      </w:r>
      <w:r w:rsidR="008445F4" w:rsidRPr="006F3A0E">
        <w:t>The on-line method is available to low SES students and those who are geographically remote who otherwise have been, and will continue to be, left out</w:t>
      </w:r>
      <w:r w:rsidR="00781848">
        <w:t xml:space="preserve">.  </w:t>
      </w:r>
      <w:r w:rsidR="008445F4" w:rsidRPr="006F3A0E">
        <w:t>It is clear that there are many improvements on the horizon, but</w:t>
      </w:r>
      <w:r w:rsidR="00071D15">
        <w:t xml:space="preserve"> programs like </w:t>
      </w:r>
      <w:r w:rsidR="00071D15" w:rsidRPr="006F3A0E">
        <w:t xml:space="preserve">the </w:t>
      </w:r>
      <w:r w:rsidR="00071D15">
        <w:t>MentorPal</w:t>
      </w:r>
      <w:r w:rsidR="008445F4" w:rsidRPr="006F3A0E">
        <w:t xml:space="preserve"> system already shows promise as a mentoring conduit: allowing the most engaging set of mentors to communicate with a broader population of students</w:t>
      </w:r>
      <w:r w:rsidR="00781848">
        <w:t xml:space="preserve">.  </w:t>
      </w:r>
    </w:p>
    <w:p w:rsidR="008445F4" w:rsidRPr="006F3A0E" w:rsidRDefault="008445F4" w:rsidP="00F1522C">
      <w:pPr>
        <w:pStyle w:val="SIW-Norm"/>
        <w:widowControl/>
      </w:pPr>
    </w:p>
    <w:p w:rsidR="008445F4" w:rsidRPr="006F3A0E" w:rsidRDefault="008445F4" w:rsidP="00F1522C">
      <w:pPr>
        <w:pStyle w:val="SIW-Norm"/>
        <w:widowControl/>
      </w:pPr>
      <w:r w:rsidRPr="006F3A0E">
        <w:t>The ICT MentorPal experience at the STEM fair indicated that students do engage effectively with this sort of virtual human conversation system in a one-on-one environment, but with they do need a suitable introduction to the appropriate goals and the focus of interactions with the system</w:t>
      </w:r>
      <w:r w:rsidR="00781848">
        <w:t xml:space="preserve">.  </w:t>
      </w:r>
      <w:r w:rsidRPr="006F3A0E">
        <w:t>While the amount of time for such interactions is only moderate, say up to 15 minutes, even for a small booth with five tablet computers, students spent many cumulative hours speaking with the virtual mentors, which is many more than the booth staff would have been able to accomplish alone</w:t>
      </w:r>
      <w:r w:rsidR="00781848">
        <w:t xml:space="preserve">.  </w:t>
      </w:r>
      <w:r w:rsidRPr="006F3A0E">
        <w:t>Given the limited availability of mentors and the desirability of instant access to a mentor on-demand, this particularly indicates that a network-wide, on-line delivery system for mentors would be ideal, as the current version runs only on-device</w:t>
      </w:r>
      <w:r w:rsidR="00781848">
        <w:t xml:space="preserve">.  </w:t>
      </w:r>
    </w:p>
    <w:p w:rsidR="008445F4" w:rsidRPr="006F3A0E" w:rsidRDefault="008445F4" w:rsidP="00F1522C">
      <w:pPr>
        <w:pStyle w:val="SIW-Norm"/>
        <w:widowControl/>
      </w:pPr>
    </w:p>
    <w:p w:rsidR="008445F4" w:rsidRPr="006F3A0E" w:rsidRDefault="008445F4" w:rsidP="00F1522C">
      <w:pPr>
        <w:pStyle w:val="SIW-Norm"/>
        <w:widowControl/>
      </w:pPr>
      <w:r w:rsidRPr="006F3A0E">
        <w:t>There is a putative benefit of the MentorPal model, which is the opportunity to capture particularly engaging and compelling human mentors, even those who might become unavailable in the near future</w:t>
      </w:r>
      <w:r w:rsidR="00781848">
        <w:t xml:space="preserve">.  </w:t>
      </w:r>
      <w:r w:rsidRPr="006F3A0E">
        <w:t>For example, there is the case of Jaime Escalante, the renowned high school teacher of calculus</w:t>
      </w:r>
      <w:r w:rsidR="00781848">
        <w:t xml:space="preserve">.  </w:t>
      </w:r>
      <w:r w:rsidRPr="006F3A0E">
        <w:t>There are those who argue his skills were literally unique ones based on charisma and personal characteristics which cannot be readily taught or transferred to</w:t>
      </w:r>
      <w:r w:rsidR="00DB6CFE">
        <w:t xml:space="preserve"> other teachers or role models </w:t>
      </w:r>
      <w:r w:rsidR="00EA4493">
        <w:t>[</w:t>
      </w:r>
      <w:r w:rsidR="00F94294">
        <w:t>25</w:t>
      </w:r>
      <w:r w:rsidR="00DB6CFE">
        <w:t>]</w:t>
      </w:r>
      <w:r w:rsidR="00781848">
        <w:t xml:space="preserve">.  </w:t>
      </w:r>
      <w:r w:rsidRPr="006F3A0E">
        <w:t>Mr</w:t>
      </w:r>
      <w:r w:rsidR="00781848">
        <w:t xml:space="preserve">.  </w:t>
      </w:r>
      <w:r w:rsidRPr="006F3A0E">
        <w:t>Escalante has now passed away; so much of his personality is lost to us</w:t>
      </w:r>
      <w:r w:rsidR="00781848">
        <w:t xml:space="preserve">.  </w:t>
      </w:r>
      <w:r w:rsidRPr="006F3A0E">
        <w:t>Such mentors could communicate concepts for classroom instructor who would not have the same skill set</w:t>
      </w:r>
      <w:r w:rsidR="00781848">
        <w:t xml:space="preserve">.  </w:t>
      </w:r>
    </w:p>
    <w:p w:rsidR="008445F4" w:rsidRPr="006F3A0E" w:rsidRDefault="008445F4" w:rsidP="00F1522C">
      <w:pPr>
        <w:pStyle w:val="SIW-Norm"/>
        <w:widowControl/>
      </w:pPr>
    </w:p>
    <w:p w:rsidR="008445F4" w:rsidRPr="006F3A0E" w:rsidRDefault="008445F4" w:rsidP="00F1522C">
      <w:pPr>
        <w:pStyle w:val="SIW-Norm"/>
        <w:widowControl/>
      </w:pPr>
      <w:r w:rsidRPr="006F3A0E">
        <w:t>A final concern is the adoption and support of this technical advancement by the educational establishment and counseling community</w:t>
      </w:r>
      <w:r w:rsidR="00781848">
        <w:t xml:space="preserve">.  </w:t>
      </w:r>
      <w:r w:rsidRPr="006F3A0E">
        <w:t>The authors are aware of m</w:t>
      </w:r>
      <w:r w:rsidR="00DB6CFE">
        <w:t xml:space="preserve">any programs like Project Seed </w:t>
      </w:r>
      <w:r w:rsidR="00EA4493">
        <w:t>[</w:t>
      </w:r>
      <w:r w:rsidR="00F94294">
        <w:t>26</w:t>
      </w:r>
      <w:r w:rsidR="00EA4493">
        <w:t>]</w:t>
      </w:r>
      <w:r w:rsidRPr="006F3A0E">
        <w:t xml:space="preserve"> which showed promise but were not adopted by the education leadership</w:t>
      </w:r>
      <w:r w:rsidR="00781848">
        <w:t xml:space="preserve">.  </w:t>
      </w:r>
      <w:r w:rsidRPr="006F3A0E">
        <w:t>It could be argued that the most effective implementation of this approach can only be realized with the support of the teaching community and exis</w:t>
      </w:r>
      <w:r w:rsidR="00DB6CFE">
        <w:t xml:space="preserve">ting networks for STEM mentors </w:t>
      </w:r>
      <w:r w:rsidR="00F56D65">
        <w:t>[</w:t>
      </w:r>
      <w:r w:rsidR="009C23D7">
        <w:t>2</w:t>
      </w:r>
      <w:r w:rsidR="00F94294">
        <w:t>7</w:t>
      </w:r>
      <w:r w:rsidR="00F56D65">
        <w:t>]</w:t>
      </w:r>
      <w:r w:rsidR="00781848">
        <w:t xml:space="preserve">.  </w:t>
      </w:r>
      <w:r w:rsidRPr="006F3A0E">
        <w:t>Such institutions are vital as a source for recruiting and recording mentors and as venues for encouraging interaction with virtual mentors</w:t>
      </w:r>
      <w:r w:rsidR="00781848">
        <w:t xml:space="preserve">.  </w:t>
      </w:r>
      <w:r w:rsidRPr="006F3A0E">
        <w:t>They would be the best suited to know who represent effective mentors for their student groups, where an ideal case might be to capture a highly-impactful real-life local mentor who is expected to become unavailable, e.g., move away</w:t>
      </w:r>
      <w:r w:rsidR="00781848">
        <w:t xml:space="preserve">.  </w:t>
      </w:r>
      <w:r w:rsidRPr="006F3A0E">
        <w:t>Toward that end, there is a strong interest in identifying how to help teachers and similar leaders record and refine mentors</w:t>
      </w:r>
      <w:r w:rsidR="00781848">
        <w:t xml:space="preserve">.  </w:t>
      </w:r>
    </w:p>
    <w:p w:rsidR="008445F4" w:rsidRPr="006F3A0E" w:rsidRDefault="008445F4" w:rsidP="00F1522C">
      <w:pPr>
        <w:pStyle w:val="SIW-Norm"/>
        <w:widowControl/>
      </w:pPr>
    </w:p>
    <w:p w:rsidR="008445F4" w:rsidRPr="006F3A0E" w:rsidRDefault="008445F4" w:rsidP="00F1522C">
      <w:pPr>
        <w:pStyle w:val="SIW-Norm"/>
        <w:widowControl/>
      </w:pPr>
      <w:r w:rsidRPr="006F3A0E">
        <w:t>To sum up, the need for attracting the best candidates into technical work is a critical national trend</w:t>
      </w:r>
      <w:r w:rsidR="00781848">
        <w:t xml:space="preserve">.  </w:t>
      </w:r>
      <w:r w:rsidRPr="006F3A0E">
        <w:t>The authors and others continue to recognize huge gaps between the assumed and actual familiarity of students with technical careers and personnel, which can lead to unsustainable career choices</w:t>
      </w:r>
      <w:r w:rsidR="00781848">
        <w:t xml:space="preserve">.  </w:t>
      </w:r>
      <w:r w:rsidRPr="006F3A0E">
        <w:t>Both technical career fairs and virtual conversational mentors have a place in attacking these issues</w:t>
      </w:r>
      <w:r w:rsidR="00781848">
        <w:t xml:space="preserve">.  </w:t>
      </w:r>
      <w:r w:rsidRPr="006F3A0E">
        <w:t xml:space="preserve">The ones who are most in need are the lower SES students and those located far </w:t>
      </w:r>
      <w:r w:rsidRPr="006F3A0E">
        <w:lastRenderedPageBreak/>
        <w:t>from major centers of technical and academic activity</w:t>
      </w:r>
      <w:r w:rsidR="00781848">
        <w:t xml:space="preserve">.  </w:t>
      </w:r>
      <w:r w:rsidRPr="006F3A0E">
        <w:t>However, even in STE</w:t>
      </w:r>
      <w:r w:rsidR="00071D15">
        <w:t>M</w:t>
      </w:r>
      <w:r w:rsidRPr="006F3A0E">
        <w:t xml:space="preserve"> professional's homes, the authors often find little understanding</w:t>
      </w:r>
      <w:r w:rsidR="00071D15">
        <w:t xml:space="preserve"> among the children</w:t>
      </w:r>
      <w:r w:rsidRPr="006F3A0E">
        <w:t xml:space="preserve"> about what a technical person's workday looks like.</w:t>
      </w:r>
    </w:p>
    <w:p w:rsidR="008445F4" w:rsidRPr="006F3A0E" w:rsidRDefault="008445F4" w:rsidP="00F1522C">
      <w:pPr>
        <w:pStyle w:val="SIW-Norm"/>
        <w:widowControl/>
      </w:pPr>
    </w:p>
    <w:p w:rsidR="008445F4" w:rsidRPr="006F3A0E" w:rsidRDefault="008445F4" w:rsidP="00F1522C">
      <w:pPr>
        <w:pStyle w:val="SIW-Norm"/>
        <w:widowControl/>
      </w:pPr>
      <w:r w:rsidRPr="006F3A0E">
        <w:t>These observations lead to many open and desirable future research paths</w:t>
      </w:r>
      <w:r w:rsidR="00781848">
        <w:t xml:space="preserve">.  </w:t>
      </w:r>
      <w:r w:rsidRPr="006F3A0E">
        <w:t>Work in</w:t>
      </w:r>
      <w:r w:rsidR="00071D15">
        <w:t xml:space="preserve"> enhancing</w:t>
      </w:r>
      <w:r w:rsidRPr="006F3A0E">
        <w:t xml:space="preserve"> web based systems, creative conversational initiatives, and body-language/facial expression monitoring are offered as major priorities</w:t>
      </w:r>
      <w:r w:rsidR="00781848">
        <w:t xml:space="preserve">.  </w:t>
      </w:r>
      <w:r w:rsidRPr="006F3A0E">
        <w:t>Also on the docket of desired work is the easy design and fielding of mentor creation by computer users with little or no knowledge of programming or video production.</w:t>
      </w:r>
    </w:p>
    <w:p w:rsidR="008445F4" w:rsidRPr="00BE1345" w:rsidRDefault="008445F4" w:rsidP="00F1522C">
      <w:pPr>
        <w:pStyle w:val="SIW-Norm"/>
        <w:widowControl/>
      </w:pPr>
    </w:p>
    <w:p w:rsidR="008445F4" w:rsidRDefault="008445F4" w:rsidP="00F1522C">
      <w:pPr>
        <w:pStyle w:val="SIW-Hd-1"/>
        <w:widowControl/>
      </w:pPr>
      <w:r>
        <w:t>ACKNOWLEDGEMENTS</w:t>
      </w:r>
    </w:p>
    <w:p w:rsidR="008445F4" w:rsidRPr="006F3A0E" w:rsidRDefault="008445F4" w:rsidP="00F1522C">
      <w:pPr>
        <w:pStyle w:val="SIW-Norm"/>
        <w:widowControl/>
      </w:pPr>
    </w:p>
    <w:p w:rsidR="008445F4" w:rsidRDefault="008445F4" w:rsidP="00F1522C">
      <w:pPr>
        <w:pStyle w:val="SIW-Norm"/>
        <w:widowControl/>
      </w:pPr>
      <w:r w:rsidRPr="006F3A0E">
        <w:t>More than anyone else, the authors wish to express their appreciation for the MentorPal Principal Investigator, Dr</w:t>
      </w:r>
      <w:r w:rsidR="00781848">
        <w:t xml:space="preserve">.  </w:t>
      </w:r>
      <w:r w:rsidRPr="006F3A0E">
        <w:t>Benjamin Nye</w:t>
      </w:r>
      <w:r w:rsidR="00781848">
        <w:t xml:space="preserve">.  </w:t>
      </w:r>
      <w:r w:rsidRPr="006F3A0E">
        <w:t>His support and guidance is the foundation on which all this work was accomplished</w:t>
      </w:r>
      <w:r w:rsidR="00781848">
        <w:t xml:space="preserve">.  </w:t>
      </w:r>
      <w:r w:rsidRPr="006F3A0E">
        <w:t>MentorPal is supported by grants from the Office of Naval Research from the ONR STEM Program: Mentor PAL: Growing STEM Pipelines with Personalized Dialogs with Virtual STEM Professionals, N00014-16-1-2820</w:t>
      </w:r>
      <w:r w:rsidR="00781848">
        <w:t xml:space="preserve">.  </w:t>
      </w:r>
      <w:r w:rsidRPr="006F3A0E">
        <w:t>The statements and views expressed in this paper are the views of the authors alone and do not represent the views of the Office of Naval Research or the US Government</w:t>
      </w:r>
      <w:r w:rsidR="00781848">
        <w:t xml:space="preserve">.  </w:t>
      </w:r>
      <w:r w:rsidRPr="006F3A0E">
        <w:t>Additionally, we would like to acknowledge the leadership of Dr</w:t>
      </w:r>
      <w:r w:rsidR="00781848">
        <w:t xml:space="preserve">.  </w:t>
      </w:r>
      <w:r w:rsidRPr="006F3A0E">
        <w:t>Andrea Armani and the hospitality of the Armani Lab at the University of Southern California who organized the EngX</w:t>
      </w:r>
      <w:r w:rsidR="00DB6CFE">
        <w:t xml:space="preserve"> STEM fair a test site for MentorPal</w:t>
      </w:r>
      <w:r w:rsidRPr="006F3A0E">
        <w:t>.</w:t>
      </w:r>
    </w:p>
    <w:p w:rsidR="006F3A0E" w:rsidRPr="006F3A0E" w:rsidRDefault="006F3A0E" w:rsidP="00F1522C">
      <w:pPr>
        <w:pStyle w:val="SIW-Norm"/>
        <w:widowControl/>
      </w:pPr>
    </w:p>
    <w:p w:rsidR="00B56903" w:rsidRPr="00137CD7" w:rsidRDefault="00B56903" w:rsidP="00F1522C">
      <w:pPr>
        <w:pStyle w:val="SIW-Hd-1"/>
        <w:widowControl/>
      </w:pPr>
      <w:r w:rsidRPr="00137CD7">
        <w:t>Re</w:t>
      </w:r>
      <w:r w:rsidRPr="00137CD7">
        <w:rPr>
          <w:spacing w:val="1"/>
        </w:rPr>
        <w:t>f</w:t>
      </w:r>
      <w:r w:rsidRPr="00137CD7">
        <w:t>erenc</w:t>
      </w:r>
      <w:r w:rsidRPr="00137CD7">
        <w:rPr>
          <w:spacing w:val="-4"/>
        </w:rPr>
        <w:t>es</w:t>
      </w:r>
    </w:p>
    <w:p w:rsidR="00B56903" w:rsidRPr="00137CD7" w:rsidRDefault="00B56903" w:rsidP="00F1522C">
      <w:pPr>
        <w:spacing w:before="0" w:line="240" w:lineRule="exact"/>
        <w:rPr>
          <w:rFonts w:cs="Times New Roman"/>
          <w:sz w:val="24"/>
          <w:szCs w:val="24"/>
        </w:rPr>
      </w:pPr>
    </w:p>
    <w:p w:rsidR="00A152F1" w:rsidRDefault="00255009" w:rsidP="00F1522C">
      <w:pPr>
        <w:pStyle w:val="SIW-Ref"/>
        <w:widowControl/>
        <w:tabs>
          <w:tab w:val="clear" w:pos="540"/>
          <w:tab w:val="left" w:pos="630"/>
        </w:tabs>
        <w:ind w:left="720" w:hanging="540"/>
      </w:pPr>
      <w:r w:rsidRPr="00BE3309">
        <w:rPr>
          <w:i/>
        </w:rPr>
        <w:t>BLS,</w:t>
      </w:r>
      <w:r w:rsidRPr="00A152F1">
        <w:t xml:space="preserve"> </w:t>
      </w:r>
      <w:r w:rsidR="00B61730" w:rsidRPr="00BE3309">
        <w:rPr>
          <w:i/>
        </w:rPr>
        <w:t>STEM 101: Intro to Tomorrow’s J</w:t>
      </w:r>
      <w:r w:rsidRPr="00BE3309">
        <w:rPr>
          <w:i/>
        </w:rPr>
        <w:t>obs,</w:t>
      </w:r>
      <w:r w:rsidRPr="00A152F1">
        <w:t xml:space="preserve"> U.S</w:t>
      </w:r>
      <w:r w:rsidR="00781848">
        <w:t xml:space="preserve">.  </w:t>
      </w:r>
      <w:r w:rsidRPr="00A152F1">
        <w:t>Bureau of Labor Statistics, Was</w:t>
      </w:r>
      <w:r w:rsidR="00C75318" w:rsidRPr="00A152F1">
        <w:t>hington D.C., retrieved on 25 June</w:t>
      </w:r>
      <w:r w:rsidRPr="00A152F1">
        <w:t xml:space="preserve"> 2018 from: </w:t>
      </w:r>
      <w:r w:rsidR="00C75318" w:rsidRPr="00A152F1">
        <w:t>https://www.bls.gov/careeroutlook/2014/spring/art01.pdf.</w:t>
      </w:r>
      <w:r w:rsidR="002C3102" w:rsidRPr="00A152F1">
        <w:t>,</w:t>
      </w:r>
      <w:r w:rsidR="00C75318" w:rsidRPr="00A152F1">
        <w:t xml:space="preserve"> 2014</w:t>
      </w:r>
      <w:r w:rsidR="00781848">
        <w:t xml:space="preserve">.  </w:t>
      </w:r>
    </w:p>
    <w:p w:rsidR="00A152F1" w:rsidRDefault="00A152F1" w:rsidP="00F1522C">
      <w:pPr>
        <w:pStyle w:val="SIW-Norm"/>
        <w:widowControl/>
      </w:pPr>
      <w:r>
        <w:t xml:space="preserve"> </w:t>
      </w:r>
    </w:p>
    <w:p w:rsidR="00A152F1" w:rsidRDefault="00B32C88" w:rsidP="00F1522C">
      <w:pPr>
        <w:pStyle w:val="SIW-Ref"/>
        <w:widowControl/>
        <w:tabs>
          <w:tab w:val="clear" w:pos="540"/>
          <w:tab w:val="left" w:pos="630"/>
        </w:tabs>
        <w:ind w:left="720" w:hanging="540"/>
      </w:pPr>
      <w:r w:rsidRPr="002C3102">
        <w:t>Strasburger, V</w:t>
      </w:r>
      <w:r w:rsidR="00781848">
        <w:t xml:space="preserve">.  </w:t>
      </w:r>
      <w:r w:rsidRPr="002C3102">
        <w:t>C., Hogan, M</w:t>
      </w:r>
      <w:r w:rsidR="00781848">
        <w:t xml:space="preserve">.  </w:t>
      </w:r>
      <w:r w:rsidRPr="002C3102">
        <w:t>J., Mulligan, D</w:t>
      </w:r>
      <w:r w:rsidR="00781848">
        <w:t xml:space="preserve">.  </w:t>
      </w:r>
      <w:r w:rsidRPr="002C3102">
        <w:t>A., Ameenuddin, N., Christakis, D</w:t>
      </w:r>
      <w:r w:rsidR="00781848">
        <w:t xml:space="preserve">.  </w:t>
      </w:r>
      <w:r w:rsidRPr="002C3102">
        <w:t xml:space="preserve">A., </w:t>
      </w:r>
      <w:r w:rsidR="00B86B23" w:rsidRPr="002C3102">
        <w:t>Cross, C.,</w:t>
      </w:r>
      <w:r w:rsidR="00781848">
        <w:t>.</w:t>
      </w:r>
      <w:r w:rsidR="00B86B23" w:rsidRPr="002C3102">
        <w:t>.</w:t>
      </w:r>
      <w:r w:rsidR="00781848">
        <w:t xml:space="preserve">.  </w:t>
      </w:r>
      <w:r w:rsidR="00B86B23" w:rsidRPr="002C3102">
        <w:t>&amp; Moreno, M</w:t>
      </w:r>
      <w:r w:rsidR="00781848">
        <w:t xml:space="preserve">.  </w:t>
      </w:r>
      <w:r w:rsidR="00B86B23" w:rsidRPr="002C3102">
        <w:t>A.,</w:t>
      </w:r>
      <w:r w:rsidRPr="002C3102">
        <w:t xml:space="preserve"> Children, </w:t>
      </w:r>
      <w:r w:rsidR="00B86B23" w:rsidRPr="002C3102">
        <w:t>A</w:t>
      </w:r>
      <w:r w:rsidRPr="002C3102">
        <w:t xml:space="preserve">dolescents, and the </w:t>
      </w:r>
      <w:r w:rsidR="00B86B23" w:rsidRPr="002C3102">
        <w:t>Media,</w:t>
      </w:r>
      <w:r w:rsidRPr="00B61730">
        <w:rPr>
          <w:i/>
        </w:rPr>
        <w:t xml:space="preserve"> Pediatrics,</w:t>
      </w:r>
      <w:r w:rsidRPr="002C3102">
        <w:t xml:space="preserve"> 132(5), 958-961</w:t>
      </w:r>
      <w:r w:rsidR="00B86B23" w:rsidRPr="002C3102">
        <w:t>, 2013</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F3487E" w:rsidP="00F1522C">
      <w:pPr>
        <w:pStyle w:val="SIW-Ref"/>
        <w:widowControl/>
        <w:tabs>
          <w:tab w:val="clear" w:pos="540"/>
          <w:tab w:val="left" w:pos="630"/>
        </w:tabs>
        <w:ind w:left="720" w:hanging="540"/>
        <w:rPr>
          <w:szCs w:val="24"/>
        </w:rPr>
      </w:pPr>
      <w:r w:rsidRPr="002C3102">
        <w:t>O'Brien, L</w:t>
      </w:r>
      <w:r w:rsidR="00781848">
        <w:t xml:space="preserve">.  </w:t>
      </w:r>
      <w:r w:rsidRPr="002C3102">
        <w:t>T., Blodorn, A., Adams, G., Garcia, D</w:t>
      </w:r>
      <w:r w:rsidR="00781848">
        <w:t xml:space="preserve">.  </w:t>
      </w:r>
      <w:r w:rsidRPr="002C3102">
        <w:t>M., &amp; Hammer, E.</w:t>
      </w:r>
      <w:r w:rsidR="00137CD7" w:rsidRPr="002C3102">
        <w:t>,</w:t>
      </w:r>
      <w:r w:rsidRPr="002C3102">
        <w:t xml:space="preserve"> Ethnic </w:t>
      </w:r>
      <w:r w:rsidR="00137CD7" w:rsidRPr="002C3102">
        <w:t>Variation in Gender-STEM S</w:t>
      </w:r>
      <w:r w:rsidRPr="002C3102">
        <w:t>tereo</w:t>
      </w:r>
      <w:r w:rsidR="00137CD7" w:rsidRPr="002C3102">
        <w:t>types and STEM Participation: An Intersectional A</w:t>
      </w:r>
      <w:r w:rsidRPr="002C3102">
        <w:t>pproach</w:t>
      </w:r>
      <w:r w:rsidR="00781848">
        <w:t xml:space="preserve">.  </w:t>
      </w:r>
      <w:r w:rsidRPr="00B61730">
        <w:rPr>
          <w:i/>
        </w:rPr>
        <w:t>Cultural Diversity and Ethnic Minority Psychology</w:t>
      </w:r>
      <w:r w:rsidRPr="002C3102">
        <w:t>, 21(2), 169</w:t>
      </w:r>
      <w:r w:rsidR="00137CD7" w:rsidRPr="002C3102">
        <w:t>, 2015</w:t>
      </w:r>
      <w:r w:rsidR="00781848">
        <w:t xml:space="preserve">.  </w:t>
      </w:r>
    </w:p>
    <w:p w:rsidR="00A152F1" w:rsidRDefault="00A152F1" w:rsidP="00F1522C">
      <w:pPr>
        <w:pStyle w:val="SIW-Norm"/>
        <w:widowControl/>
      </w:pPr>
      <w:r>
        <w:t xml:space="preserve"> </w:t>
      </w:r>
    </w:p>
    <w:p w:rsidR="00A152F1" w:rsidRDefault="00B61730" w:rsidP="00F1522C">
      <w:pPr>
        <w:pStyle w:val="SIW-Style"/>
        <w:widowControl/>
        <w:tabs>
          <w:tab w:val="clear" w:pos="540"/>
          <w:tab w:val="left" w:pos="630"/>
        </w:tabs>
        <w:ind w:left="720" w:hanging="540"/>
      </w:pPr>
      <w:r>
        <w:t>Greene, J</w:t>
      </w:r>
      <w:r w:rsidR="00781848">
        <w:t xml:space="preserve">.  </w:t>
      </w:r>
      <w:r>
        <w:t>P., &amp; Forster, G.,</w:t>
      </w:r>
      <w:r w:rsidR="006126B7" w:rsidRPr="006126B7">
        <w:t xml:space="preserve"> </w:t>
      </w:r>
      <w:r w:rsidR="006126B7" w:rsidRPr="00B61730">
        <w:t>Public High School Graduation and College Readiness Rates in the United States</w:t>
      </w:r>
      <w:r w:rsidR="00781848">
        <w:t xml:space="preserve">.  </w:t>
      </w:r>
      <w:r w:rsidR="006126B7" w:rsidRPr="00B61730">
        <w:t>Education Working Paper No</w:t>
      </w:r>
      <w:r w:rsidR="00781848">
        <w:t xml:space="preserve">.  </w:t>
      </w:r>
      <w:r w:rsidR="006126B7" w:rsidRPr="00B61730">
        <w:t>3</w:t>
      </w:r>
      <w:r w:rsidR="00781848">
        <w:t xml:space="preserve">.  </w:t>
      </w:r>
      <w:r w:rsidR="006126B7" w:rsidRPr="008F6AA1">
        <w:rPr>
          <w:i/>
        </w:rPr>
        <w:t>Center for Civic Innovation</w:t>
      </w:r>
      <w:r w:rsidR="006126B7">
        <w:t>,</w:t>
      </w:r>
      <w:r w:rsidR="006126B7" w:rsidRPr="006126B7">
        <w:t xml:space="preserve"> 2003</w:t>
      </w:r>
      <w:r w:rsidR="00781848">
        <w:t xml:space="preserve">.  </w:t>
      </w:r>
    </w:p>
    <w:p w:rsidR="0083295B" w:rsidRDefault="0083295B" w:rsidP="008F6AA1">
      <w:pPr>
        <w:pStyle w:val="SIW-Style"/>
        <w:widowControl/>
        <w:numPr>
          <w:ilvl w:val="0"/>
          <w:numId w:val="0"/>
        </w:numPr>
        <w:tabs>
          <w:tab w:val="clear" w:pos="540"/>
          <w:tab w:val="left" w:pos="630"/>
        </w:tabs>
        <w:ind w:left="720" w:hanging="540"/>
      </w:pPr>
    </w:p>
    <w:p w:rsidR="0083295B" w:rsidRDefault="0083295B" w:rsidP="008F6AA1">
      <w:pPr>
        <w:pStyle w:val="SIW-Ref"/>
        <w:tabs>
          <w:tab w:val="clear" w:pos="540"/>
          <w:tab w:val="left" w:pos="630"/>
          <w:tab w:val="left" w:pos="720"/>
        </w:tabs>
        <w:ind w:left="720" w:hanging="540"/>
      </w:pPr>
      <w:r w:rsidRPr="002D2F30">
        <w:t>Hossain, Md.</w:t>
      </w:r>
      <w:r>
        <w:t>,</w:t>
      </w:r>
      <w:r w:rsidRPr="002D2F30">
        <w:t xml:space="preserve"> Mokter; G. Robinson,</w:t>
      </w:r>
      <w:r>
        <w:t xml:space="preserve"> &amp;</w:t>
      </w:r>
      <w:r w:rsidRPr="002D2F30">
        <w:t xml:space="preserve"> MichaelHow to motivate US students to pursue STEM (science, technology, engineering and mathemat</w:t>
      </w:r>
      <w:r>
        <w:t xml:space="preserve">ics) careers. </w:t>
      </w:r>
      <w:r w:rsidRPr="002D2F30">
        <w:rPr>
          <w:i/>
        </w:rPr>
        <w:t xml:space="preserve"> US-China Education Review A 4</w:t>
      </w:r>
      <w:r w:rsidRPr="002D2F30">
        <w:t xml:space="preserve"> p</w:t>
      </w:r>
      <w:r>
        <w:t>p</w:t>
      </w:r>
      <w:r w:rsidRPr="002D2F30">
        <w:t>442-451 2012</w:t>
      </w:r>
      <w:r>
        <w:t>.</w:t>
      </w:r>
    </w:p>
    <w:p w:rsidR="0083295B" w:rsidRDefault="0083295B" w:rsidP="008F6AA1">
      <w:pPr>
        <w:pStyle w:val="SIW-Ref"/>
        <w:numPr>
          <w:ilvl w:val="0"/>
          <w:numId w:val="0"/>
        </w:numPr>
        <w:tabs>
          <w:tab w:val="left" w:pos="630"/>
        </w:tabs>
        <w:ind w:left="720" w:hanging="540"/>
      </w:pPr>
    </w:p>
    <w:p w:rsidR="0083295B" w:rsidRDefault="0083295B" w:rsidP="008F6AA1">
      <w:pPr>
        <w:pStyle w:val="SIW-Ref"/>
        <w:tabs>
          <w:tab w:val="clear" w:pos="540"/>
          <w:tab w:val="left" w:pos="630"/>
          <w:tab w:val="left" w:pos="720"/>
        </w:tabs>
        <w:ind w:left="720" w:hanging="540"/>
      </w:pPr>
      <w:r>
        <w:t xml:space="preserve">LA Times. </w:t>
      </w:r>
      <w:r w:rsidRPr="006C4ABE">
        <w:rPr>
          <w:i/>
        </w:rPr>
        <w:t>Top SAT Scores,</w:t>
      </w:r>
      <w:r>
        <w:t xml:space="preserve"> Los Angeles Times, retrieved from the internet on 01 July 2018, from: </w:t>
      </w:r>
      <w:r w:rsidRPr="000403CB">
        <w:t>http://schools.latimes.com/sat-scores/ranking/page/1/</w:t>
      </w:r>
    </w:p>
    <w:p w:rsidR="0083295B" w:rsidRDefault="0083295B" w:rsidP="008F6AA1">
      <w:pPr>
        <w:pStyle w:val="SIW-Ref"/>
        <w:numPr>
          <w:ilvl w:val="0"/>
          <w:numId w:val="0"/>
        </w:numPr>
        <w:tabs>
          <w:tab w:val="left" w:pos="630"/>
        </w:tabs>
        <w:ind w:left="720" w:hanging="540"/>
      </w:pPr>
      <w:r>
        <w:t xml:space="preserve"> </w:t>
      </w:r>
    </w:p>
    <w:p w:rsidR="0083295B" w:rsidRDefault="0083295B" w:rsidP="008F6AA1">
      <w:pPr>
        <w:pStyle w:val="SIW-Ref"/>
        <w:tabs>
          <w:tab w:val="clear" w:pos="540"/>
          <w:tab w:val="left" w:pos="630"/>
          <w:tab w:val="left" w:pos="720"/>
        </w:tabs>
        <w:ind w:left="720" w:hanging="540"/>
      </w:pPr>
      <w:r w:rsidRPr="003E3BD6">
        <w:t>Larson, R. W., Richards, M. H., Moneta, G</w:t>
      </w:r>
      <w:r>
        <w:t>., Holmbeck, G., &amp; Duckett, E. Changes in Adolescents' Daily I</w:t>
      </w:r>
      <w:r w:rsidRPr="003E3BD6">
        <w:t>nter</w:t>
      </w:r>
      <w:r w:rsidR="00913360">
        <w:t>a</w:t>
      </w:r>
      <w:r w:rsidRPr="003E3BD6">
        <w:t>c</w:t>
      </w:r>
      <w:r>
        <w:t>tions with their Families from A</w:t>
      </w:r>
      <w:r w:rsidRPr="003E3BD6">
        <w:t xml:space="preserve">ges 10 to 18: Disengagement and transformation. </w:t>
      </w:r>
      <w:r>
        <w:rPr>
          <w:i/>
        </w:rPr>
        <w:t>Developmental P</w:t>
      </w:r>
      <w:r w:rsidRPr="003E3BD6">
        <w:rPr>
          <w:i/>
        </w:rPr>
        <w:t>sychology,</w:t>
      </w:r>
      <w:r w:rsidRPr="003E3BD6">
        <w:t xml:space="preserve"> 32(4), 744. </w:t>
      </w:r>
      <w:r>
        <w:t>1996</w:t>
      </w:r>
      <w:r w:rsidRPr="003E3BD6">
        <w:t>.</w:t>
      </w:r>
    </w:p>
    <w:p w:rsidR="0083295B" w:rsidRDefault="0083295B" w:rsidP="008F6AA1">
      <w:pPr>
        <w:pStyle w:val="SIW-Ref"/>
        <w:numPr>
          <w:ilvl w:val="0"/>
          <w:numId w:val="0"/>
        </w:numPr>
        <w:tabs>
          <w:tab w:val="left" w:pos="630"/>
        </w:tabs>
        <w:ind w:left="720" w:hanging="540"/>
      </w:pPr>
    </w:p>
    <w:p w:rsidR="0083295B" w:rsidRPr="008F6AA1" w:rsidRDefault="0083295B" w:rsidP="008F6AA1">
      <w:pPr>
        <w:pStyle w:val="SIW-Ref"/>
        <w:tabs>
          <w:tab w:val="clear" w:pos="540"/>
          <w:tab w:val="left" w:pos="630"/>
        </w:tabs>
        <w:ind w:left="720" w:hanging="540"/>
      </w:pPr>
      <w:r w:rsidRPr="008F6AA1">
        <w:t xml:space="preserve">McCarthy, C., Van Horn Kerne, V., Calfa, N. A., Lambert, R. G., &amp; Guzmán, M. </w:t>
      </w:r>
      <w:r w:rsidR="008F6AA1" w:rsidRPr="008F6AA1">
        <w:t>An Exploration of School C</w:t>
      </w:r>
      <w:r w:rsidRPr="008F6AA1">
        <w:t>oun</w:t>
      </w:r>
      <w:r w:rsidR="008F6AA1" w:rsidRPr="008F6AA1">
        <w:t>selors’ D</w:t>
      </w:r>
      <w:r w:rsidRPr="008F6AA1">
        <w:t xml:space="preserve">emands and </w:t>
      </w:r>
      <w:r w:rsidR="008F6AA1" w:rsidRPr="008F6AA1">
        <w:t>R</w:t>
      </w:r>
      <w:r w:rsidRPr="008F6AA1">
        <w:t>esources: Relationship to</w:t>
      </w:r>
      <w:r w:rsidR="008F6AA1" w:rsidRPr="008F6AA1">
        <w:t xml:space="preserve"> S</w:t>
      </w:r>
      <w:r w:rsidRPr="008F6AA1">
        <w:t xml:space="preserve">tress, </w:t>
      </w:r>
      <w:r w:rsidR="008F6AA1" w:rsidRPr="008F6AA1">
        <w:t>B</w:t>
      </w:r>
      <w:r w:rsidRPr="008F6AA1">
        <w:t xml:space="preserve">iographic, and </w:t>
      </w:r>
      <w:r w:rsidR="008F6AA1" w:rsidRPr="008F6AA1">
        <w:t>C</w:t>
      </w:r>
      <w:r w:rsidRPr="008F6AA1">
        <w:t>aseload</w:t>
      </w:r>
      <w:r w:rsidR="008F6AA1" w:rsidRPr="008F6AA1">
        <w:t xml:space="preserve"> C</w:t>
      </w:r>
      <w:r w:rsidRPr="008F6AA1">
        <w:t>haracteristics. Professional School Counseling</w:t>
      </w:r>
      <w:r w:rsidR="008F6AA1" w:rsidRPr="008F6AA1">
        <w:t>, 13(3).</w:t>
      </w:r>
      <w:r w:rsidRPr="008F6AA1">
        <w:t xml:space="preserve"> 2010.</w:t>
      </w:r>
    </w:p>
    <w:p w:rsidR="0083295B" w:rsidRDefault="0083295B" w:rsidP="008F6AA1">
      <w:pPr>
        <w:pStyle w:val="SIW-Ref"/>
        <w:numPr>
          <w:ilvl w:val="0"/>
          <w:numId w:val="0"/>
        </w:numPr>
        <w:tabs>
          <w:tab w:val="left" w:pos="630"/>
        </w:tabs>
        <w:ind w:left="720" w:hanging="540"/>
      </w:pPr>
    </w:p>
    <w:p w:rsidR="0083295B" w:rsidRDefault="0083295B" w:rsidP="008F6AA1">
      <w:pPr>
        <w:pStyle w:val="SIW-Ref"/>
        <w:tabs>
          <w:tab w:val="clear" w:pos="540"/>
          <w:tab w:val="left" w:pos="630"/>
          <w:tab w:val="left" w:pos="720"/>
        </w:tabs>
        <w:ind w:left="720" w:hanging="540"/>
      </w:pPr>
      <w:r>
        <w:t xml:space="preserve">ASCA. </w:t>
      </w:r>
      <w:r w:rsidRPr="008F6AA1">
        <w:rPr>
          <w:i/>
        </w:rPr>
        <w:t>The NACAC and ASCA State-by-State Student-to-Counselor Ratio Report: Ten Year Trends</w:t>
      </w:r>
      <w:r>
        <w:t>.  American School Counselor Association. Retrieved from the Internet on 15 June 2018 from:</w:t>
      </w:r>
      <w:r>
        <w:br/>
      </w:r>
      <w:r w:rsidRPr="00535D1D">
        <w:t>https://www.schoolcounselor.org/asca/media/asca/Publications/ratioreport.pdf</w:t>
      </w:r>
      <w:r>
        <w:t xml:space="preserve">  2018</w:t>
      </w:r>
    </w:p>
    <w:p w:rsidR="0083295B" w:rsidRDefault="0083295B" w:rsidP="008F6AA1">
      <w:pPr>
        <w:pStyle w:val="SIW-Ref"/>
        <w:numPr>
          <w:ilvl w:val="0"/>
          <w:numId w:val="0"/>
        </w:numPr>
        <w:tabs>
          <w:tab w:val="left" w:pos="630"/>
        </w:tabs>
        <w:ind w:left="720" w:hanging="540"/>
      </w:pPr>
    </w:p>
    <w:p w:rsidR="0083295B" w:rsidRDefault="0083295B" w:rsidP="008F6AA1">
      <w:pPr>
        <w:pStyle w:val="SIW-Ref"/>
        <w:tabs>
          <w:tab w:val="clear" w:pos="540"/>
          <w:tab w:val="left" w:pos="630"/>
          <w:tab w:val="left" w:pos="720"/>
        </w:tabs>
        <w:ind w:left="720" w:hanging="540"/>
      </w:pPr>
      <w:r>
        <w:t xml:space="preserve">U.S. Navy.  </w:t>
      </w:r>
      <w:r w:rsidRPr="008F6AA1">
        <w:rPr>
          <w:i/>
        </w:rPr>
        <w:t>U.S, Navy Enlisted Ratings and Programs</w:t>
      </w:r>
      <w:r>
        <w:t xml:space="preserve">, Retrieved from the Internet on 02 July 2018, from: </w:t>
      </w:r>
      <w:r w:rsidRPr="000403CB">
        <w:t>https://www.navycs.com/navy-jobs/</w:t>
      </w:r>
      <w:r>
        <w:t xml:space="preserve">  2018</w:t>
      </w:r>
    </w:p>
    <w:p w:rsidR="0083295B" w:rsidRDefault="0083295B" w:rsidP="008F6AA1">
      <w:pPr>
        <w:pStyle w:val="SIW-Ref"/>
        <w:numPr>
          <w:ilvl w:val="0"/>
          <w:numId w:val="0"/>
        </w:numPr>
        <w:tabs>
          <w:tab w:val="left" w:pos="630"/>
        </w:tabs>
        <w:ind w:left="720" w:hanging="540"/>
      </w:pPr>
    </w:p>
    <w:p w:rsidR="0083295B" w:rsidRDefault="0083295B" w:rsidP="008F6AA1">
      <w:pPr>
        <w:pStyle w:val="SIW-Ref"/>
        <w:tabs>
          <w:tab w:val="clear" w:pos="540"/>
          <w:tab w:val="left" w:pos="630"/>
          <w:tab w:val="left" w:pos="720"/>
        </w:tabs>
        <w:ind w:left="720" w:hanging="540"/>
      </w:pPr>
      <w:r w:rsidRPr="00152DD9">
        <w:t>Sch</w:t>
      </w:r>
      <w:r>
        <w:t>iltz, P. J. (1999). On being a Happy, Healthy, and Ethical Member of an Unhappy, Unhealthy, and U</w:t>
      </w:r>
      <w:r w:rsidRPr="00152DD9">
        <w:t>nethi</w:t>
      </w:r>
      <w:r>
        <w:lastRenderedPageBreak/>
        <w:t>cal P</w:t>
      </w:r>
      <w:r w:rsidRPr="00152DD9">
        <w:t xml:space="preserve">rofession. </w:t>
      </w:r>
      <w:r w:rsidRPr="008F6AA1">
        <w:rPr>
          <w:i/>
        </w:rPr>
        <w:t>Vanderbilt Law Review</w:t>
      </w:r>
      <w:r w:rsidRPr="00152DD9">
        <w:t>, 52, 871.</w:t>
      </w:r>
    </w:p>
    <w:p w:rsidR="0083295B" w:rsidRDefault="0083295B" w:rsidP="0083295B">
      <w:pPr>
        <w:pStyle w:val="SIW-Ref"/>
        <w:widowControl/>
        <w:numPr>
          <w:ilvl w:val="0"/>
          <w:numId w:val="0"/>
        </w:numPr>
        <w:tabs>
          <w:tab w:val="clear" w:pos="540"/>
          <w:tab w:val="left" w:pos="630"/>
        </w:tabs>
        <w:ind w:left="720" w:hanging="540"/>
      </w:pPr>
      <w:r>
        <w:t xml:space="preserve"> </w:t>
      </w:r>
    </w:p>
    <w:p w:rsidR="00A152F1" w:rsidRDefault="00F56D65" w:rsidP="00F1522C">
      <w:pPr>
        <w:pStyle w:val="SIW-Ref"/>
        <w:widowControl/>
        <w:tabs>
          <w:tab w:val="clear" w:pos="540"/>
          <w:tab w:val="left" w:pos="630"/>
        </w:tabs>
        <w:ind w:left="720" w:hanging="540"/>
      </w:pPr>
      <w:r w:rsidRPr="000A155F">
        <w:t>Chowdhury, G</w:t>
      </w:r>
      <w:r w:rsidR="00781848">
        <w:t xml:space="preserve">.  </w:t>
      </w:r>
      <w:r>
        <w:t>Natural Language P</w:t>
      </w:r>
      <w:r w:rsidRPr="000A155F">
        <w:t>rocessing</w:t>
      </w:r>
      <w:r w:rsidR="00781848">
        <w:t xml:space="preserve">.  </w:t>
      </w:r>
      <w:r w:rsidRPr="000A155F">
        <w:rPr>
          <w:i/>
        </w:rPr>
        <w:t>Annual Review of Information Science and Technology</w:t>
      </w:r>
      <w:r w:rsidRPr="000A155F">
        <w:t>, 37(1), 51-89</w:t>
      </w:r>
      <w:r w:rsidR="00781848">
        <w:t xml:space="preserve">.  </w:t>
      </w:r>
      <w:r w:rsidR="00A152F1" w:rsidRPr="000A155F">
        <w:t>2</w:t>
      </w:r>
      <w:r w:rsidR="00A152F1">
        <w:t>003</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F56D65" w:rsidP="00F1522C">
      <w:pPr>
        <w:pStyle w:val="SIW-Ref"/>
        <w:widowControl/>
        <w:tabs>
          <w:tab w:val="clear" w:pos="540"/>
          <w:tab w:val="left" w:pos="630"/>
        </w:tabs>
        <w:ind w:left="720" w:hanging="540"/>
      </w:pPr>
      <w:r w:rsidRPr="000A155F">
        <w:t>Collobert, R., &amp; Weston, J</w:t>
      </w:r>
      <w:r w:rsidR="00781848">
        <w:t xml:space="preserve">.  </w:t>
      </w:r>
      <w:r w:rsidRPr="000A155F">
        <w:t>(,)</w:t>
      </w:r>
      <w:r w:rsidR="00781848">
        <w:t xml:space="preserve">.  </w:t>
      </w:r>
      <w:r w:rsidRPr="000A155F">
        <w:t xml:space="preserve">A Unified Architecture for Natural Language Processing: Deep Neural Networks with Multitask Learning.” In Proceedings of the </w:t>
      </w:r>
      <w:r w:rsidRPr="000A155F">
        <w:rPr>
          <w:i/>
        </w:rPr>
        <w:t>25th Inter</w:t>
      </w:r>
      <w:r>
        <w:rPr>
          <w:i/>
        </w:rPr>
        <w:t>national Conference on Machine L</w:t>
      </w:r>
      <w:r w:rsidRPr="000A155F">
        <w:rPr>
          <w:i/>
        </w:rPr>
        <w:t xml:space="preserve">earning </w:t>
      </w:r>
      <w:r w:rsidRPr="000A155F">
        <w:t>(pp</w:t>
      </w:r>
      <w:r w:rsidR="00781848">
        <w:t xml:space="preserve">.  </w:t>
      </w:r>
      <w:r w:rsidRPr="000A155F">
        <w:t>160-167)</w:t>
      </w:r>
      <w:r w:rsidR="00781848">
        <w:t xml:space="preserve">.  </w:t>
      </w:r>
      <w:r w:rsidR="00A152F1" w:rsidRPr="000A155F">
        <w:t>July</w:t>
      </w:r>
      <w:r w:rsidR="00A152F1">
        <w:t xml:space="preserve"> </w:t>
      </w:r>
      <w:r w:rsidR="00A152F1" w:rsidRPr="000A155F">
        <w:t>2008</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9C23D7" w:rsidP="00F1522C">
      <w:pPr>
        <w:pStyle w:val="SIW-Ref"/>
        <w:widowControl/>
        <w:tabs>
          <w:tab w:val="clear" w:pos="540"/>
          <w:tab w:val="left" w:pos="630"/>
        </w:tabs>
        <w:ind w:left="720" w:hanging="540"/>
      </w:pPr>
      <w:r w:rsidRPr="00DE2381">
        <w:t>Leuski, A., and Traum, D</w:t>
      </w:r>
      <w:r w:rsidR="00781848">
        <w:t xml:space="preserve">.  </w:t>
      </w:r>
      <w:r w:rsidRPr="00DE2381">
        <w:t>: NPCEditor: Creatin</w:t>
      </w:r>
      <w:r>
        <w:t>g Virtual Human Dialogue using I</w:t>
      </w:r>
      <w:r w:rsidRPr="00DE2381">
        <w:t>nforma</w:t>
      </w:r>
      <w:r>
        <w:t>tion Retrieval T</w:t>
      </w:r>
      <w:r w:rsidRPr="00DE2381">
        <w:t>echniques</w:t>
      </w:r>
      <w:r w:rsidR="00781848">
        <w:t xml:space="preserve">.  </w:t>
      </w:r>
      <w:r w:rsidRPr="00DE2381">
        <w:rPr>
          <w:i/>
        </w:rPr>
        <w:t>AI Magazine</w:t>
      </w:r>
      <w:r w:rsidRPr="00DE2381">
        <w:t xml:space="preserve"> 32(2), 42–56</w:t>
      </w:r>
      <w:r w:rsidR="00781848">
        <w:t xml:space="preserve">.  </w:t>
      </w:r>
      <w:r w:rsidR="00A152F1" w:rsidRPr="00DE2381">
        <w:t>2011</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F56D65" w:rsidP="00F1522C">
      <w:pPr>
        <w:pStyle w:val="SIW-Ref"/>
        <w:widowControl/>
        <w:tabs>
          <w:tab w:val="clear" w:pos="540"/>
          <w:tab w:val="left" w:pos="630"/>
        </w:tabs>
        <w:ind w:left="720" w:hanging="540"/>
      </w:pPr>
      <w:r w:rsidRPr="00DE2381">
        <w:t xml:space="preserve">Swartout, W., Traum, D., Artstein, R., Noren, D., Debevec, P., Bronnenkant, K., Williams, J., Leuski, A., Narayanan, S., </w:t>
      </w:r>
      <w:r w:rsidRPr="00DE2381">
        <w:rPr>
          <w:i/>
        </w:rPr>
        <w:t>et al</w:t>
      </w:r>
      <w:r w:rsidRPr="00DE2381">
        <w:t xml:space="preserve"> </w:t>
      </w:r>
      <w:r>
        <w:t>,</w:t>
      </w:r>
      <w:r w:rsidRPr="00DE2381">
        <w:t>Piepol, D.,</w:t>
      </w:r>
      <w:r w:rsidR="00781848">
        <w:t xml:space="preserve">.  </w:t>
      </w:r>
      <w:r>
        <w:t>: Ada and grace: Toward Realistic and E</w:t>
      </w:r>
      <w:r w:rsidRPr="00DE2381">
        <w:t>ngaging Virtual Museum Guides</w:t>
      </w:r>
      <w:r w:rsidR="00781848">
        <w:t xml:space="preserve">.  </w:t>
      </w:r>
      <w:r w:rsidRPr="00DE2381">
        <w:t xml:space="preserve">In: </w:t>
      </w:r>
      <w:r w:rsidRPr="00DE2381">
        <w:rPr>
          <w:i/>
        </w:rPr>
        <w:t>International Conference on Intelligent Virtual Agents</w:t>
      </w:r>
      <w:r w:rsidR="00781848">
        <w:t xml:space="preserve">.  </w:t>
      </w:r>
      <w:r w:rsidRPr="00DE2381">
        <w:t>pp</w:t>
      </w:r>
      <w:r w:rsidR="00781848">
        <w:t xml:space="preserve">.  </w:t>
      </w:r>
      <w:r w:rsidRPr="00DE2381">
        <w:t>286–300</w:t>
      </w:r>
      <w:r w:rsidR="00781848">
        <w:t xml:space="preserve">.  </w:t>
      </w:r>
      <w:r w:rsidRPr="00DE2381">
        <w:t>Springer</w:t>
      </w:r>
      <w:r w:rsidR="00781848">
        <w:t xml:space="preserve">.  </w:t>
      </w:r>
      <w:r w:rsidR="00A152F1" w:rsidRPr="00DE2381">
        <w:t>2010</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F56D65" w:rsidP="00F1522C">
      <w:pPr>
        <w:pStyle w:val="SIW-Ref"/>
        <w:widowControl/>
        <w:tabs>
          <w:tab w:val="clear" w:pos="540"/>
          <w:tab w:val="left" w:pos="630"/>
        </w:tabs>
        <w:ind w:left="720" w:hanging="540"/>
      </w:pPr>
      <w:r w:rsidRPr="00DE2381">
        <w:t xml:space="preserve">Traum, D., Jones, A., Hays, K., Maio, H., Alexander, O., Artstein, R., Debevec, P., Gainer, A., Georgila, K., </w:t>
      </w:r>
      <w:r w:rsidRPr="00DE2381">
        <w:rPr>
          <w:i/>
        </w:rPr>
        <w:t>et al</w:t>
      </w:r>
      <w:r w:rsidR="00781848">
        <w:rPr>
          <w:i/>
        </w:rPr>
        <w:t xml:space="preserve">.  </w:t>
      </w:r>
      <w:r w:rsidRPr="00DE2381">
        <w:t>Haase, K., : New Dimensions in Testimony: Digitally Preserving a Holocaust Survivors Interactive Storytelling</w:t>
      </w:r>
      <w:r w:rsidR="00781848">
        <w:t xml:space="preserve">.  </w:t>
      </w:r>
      <w:r w:rsidRPr="00DE2381">
        <w:t xml:space="preserve">In: </w:t>
      </w:r>
      <w:r w:rsidRPr="00DE2381">
        <w:rPr>
          <w:i/>
        </w:rPr>
        <w:t>International Conference on Interactive Digital Storytelling</w:t>
      </w:r>
      <w:r w:rsidR="00781848">
        <w:t xml:space="preserve">.  </w:t>
      </w:r>
      <w:r w:rsidRPr="00DE2381">
        <w:t>pp</w:t>
      </w:r>
      <w:r w:rsidR="00781848">
        <w:t xml:space="preserve">.  </w:t>
      </w:r>
      <w:r w:rsidRPr="00DE2381">
        <w:t>269–281</w:t>
      </w:r>
      <w:r w:rsidR="00781848">
        <w:t xml:space="preserve">.  </w:t>
      </w:r>
      <w:r w:rsidRPr="00DE2381">
        <w:t>Springer</w:t>
      </w:r>
      <w:r w:rsidR="00781848">
        <w:t xml:space="preserve">.  </w:t>
      </w:r>
      <w:r w:rsidR="00A152F1" w:rsidRPr="00DE2381">
        <w:t>2015</w:t>
      </w:r>
      <w:r w:rsidR="00A152F1">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F56D65" w:rsidP="00F1522C">
      <w:pPr>
        <w:pStyle w:val="SIW-Ref"/>
        <w:widowControl/>
        <w:tabs>
          <w:tab w:val="clear" w:pos="540"/>
          <w:tab w:val="left" w:pos="630"/>
        </w:tabs>
        <w:ind w:left="720" w:hanging="540"/>
        <w:rPr>
          <w:b/>
        </w:rPr>
      </w:pPr>
      <w:r w:rsidRPr="00DE2381">
        <w:t>Wang, J., Li, H., Cai, Z., Keshtkar, F., Graesser, A., Sha</w:t>
      </w:r>
      <w:r w:rsidRPr="00DE2381">
        <w:rPr>
          <w:rFonts w:ascii="Cambria Math" w:hAnsi="Cambria Math"/>
        </w:rPr>
        <w:t>ﬀ</w:t>
      </w:r>
      <w:r w:rsidRPr="00DE2381">
        <w:t>er, D.W</w:t>
      </w:r>
      <w:r w:rsidR="00781848">
        <w:t xml:space="preserve">.  </w:t>
      </w:r>
      <w:r w:rsidRPr="00DE2381">
        <w:t>: Automentor: Artificial Intelligent Mentor in Educational Game</w:t>
      </w:r>
      <w:r w:rsidR="00781848">
        <w:t xml:space="preserve">.  </w:t>
      </w:r>
      <w:r w:rsidRPr="00DE2381">
        <w:t xml:space="preserve">In: </w:t>
      </w:r>
      <w:r w:rsidRPr="00DE2381">
        <w:rPr>
          <w:i/>
        </w:rPr>
        <w:t>International Conference on Artificial Intelligence in Education</w:t>
      </w:r>
      <w:r w:rsidR="00781848">
        <w:t xml:space="preserve">.  </w:t>
      </w:r>
      <w:r w:rsidRPr="00DE2381">
        <w:t>pp</w:t>
      </w:r>
      <w:r w:rsidR="00781848">
        <w:t xml:space="preserve">.  </w:t>
      </w:r>
      <w:r w:rsidRPr="00DE2381">
        <w:t>940–941</w:t>
      </w:r>
      <w:r w:rsidR="00781848">
        <w:t xml:space="preserve">.  </w:t>
      </w:r>
      <w:r w:rsidRPr="00DE2381">
        <w:t>Springer</w:t>
      </w:r>
      <w:r w:rsidR="00781848">
        <w:t xml:space="preserve">.  </w:t>
      </w:r>
      <w:r w:rsidR="00A152F1" w:rsidRPr="00DE2381">
        <w:t>2013</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F56D65" w:rsidP="00F1522C">
      <w:pPr>
        <w:pStyle w:val="SIW-Ref"/>
        <w:widowControl/>
        <w:tabs>
          <w:tab w:val="clear" w:pos="540"/>
          <w:tab w:val="left" w:pos="630"/>
        </w:tabs>
        <w:ind w:left="720" w:hanging="540"/>
      </w:pPr>
      <w:r w:rsidRPr="00DE2381">
        <w:t xml:space="preserve">Dimitrova, V., </w:t>
      </w:r>
      <w:r>
        <w:t xml:space="preserve">and </w:t>
      </w:r>
      <w:r w:rsidRPr="00DE2381">
        <w:t>Brna, P</w:t>
      </w:r>
      <w:r w:rsidR="00781848">
        <w:t xml:space="preserve">.  </w:t>
      </w:r>
      <w:r w:rsidRPr="00DE2381">
        <w:t>: From Interactive Open Learner Modeling to Intelligent Mentoring: Style-OLM and Beyond</w:t>
      </w:r>
      <w:r w:rsidR="00781848">
        <w:t xml:space="preserve">.  </w:t>
      </w:r>
      <w:r w:rsidRPr="00DE2381">
        <w:rPr>
          <w:i/>
        </w:rPr>
        <w:t>International Journal of Artificial Intelligence in Education</w:t>
      </w:r>
      <w:r w:rsidRPr="00DE2381">
        <w:t xml:space="preserve"> 26(1), 332–349</w:t>
      </w:r>
      <w:r w:rsidR="00781848">
        <w:t xml:space="preserve">.  </w:t>
      </w:r>
      <w:r w:rsidR="00A152F1" w:rsidRPr="00DE2381">
        <w:t>2016</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F56D65" w:rsidP="00F1522C">
      <w:pPr>
        <w:pStyle w:val="SIW-Ref"/>
        <w:widowControl/>
        <w:tabs>
          <w:tab w:val="clear" w:pos="540"/>
          <w:tab w:val="left" w:pos="630"/>
        </w:tabs>
        <w:ind w:left="720" w:hanging="540"/>
      </w:pPr>
      <w:r w:rsidRPr="00DE2381">
        <w:t>Rizzo, A., Lange, B., Buckwalter, J.G., Forbell, E., Kim, J., Sagae, K., Williams, J., Difede, J., Rothbaum, B.O., Reger, G., et al</w:t>
      </w:r>
      <w:r w:rsidR="00781848">
        <w:t xml:space="preserve">.  </w:t>
      </w:r>
      <w:r w:rsidRPr="00DE2381">
        <w:t>: Simcoach: an Intelligent Virtual Human System for Providing Healthcare Information and Support</w:t>
      </w:r>
      <w:r w:rsidR="00781848">
        <w:t xml:space="preserve">.  </w:t>
      </w:r>
      <w:r w:rsidRPr="00DE2381">
        <w:rPr>
          <w:i/>
        </w:rPr>
        <w:t>International Journal on Disability and Human Development</w:t>
      </w:r>
      <w:r w:rsidRPr="00DE2381">
        <w:t xml:space="preserve"> 10(4), 277–281</w:t>
      </w:r>
      <w:r w:rsidR="00781848">
        <w:t xml:space="preserve">.  </w:t>
      </w:r>
      <w:r w:rsidR="00A152F1" w:rsidRPr="00DE2381">
        <w:t>2011</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F56D65" w:rsidP="00F1522C">
      <w:pPr>
        <w:pStyle w:val="SIW-Ref"/>
        <w:widowControl/>
        <w:tabs>
          <w:tab w:val="clear" w:pos="540"/>
          <w:tab w:val="left" w:pos="630"/>
        </w:tabs>
        <w:ind w:left="720" w:hanging="540"/>
      </w:pPr>
      <w:r w:rsidRPr="00DE2381">
        <w:t>Nye, B., Swartout, W., Campbell, J., Krishnamachari, M., Kaimakis, N., Davis, D</w:t>
      </w:r>
      <w:r w:rsidR="00781848">
        <w:t xml:space="preserve">.  </w:t>
      </w:r>
      <w:r>
        <w:t>: MentorP</w:t>
      </w:r>
      <w:r w:rsidRPr="00DE2381">
        <w:t>al: Interactive Virtual Mentors Based on Real-life STEM Professionals</w:t>
      </w:r>
      <w:r w:rsidR="00781848">
        <w:t xml:space="preserve">.  </w:t>
      </w:r>
      <w:r w:rsidRPr="00DE2381">
        <w:t xml:space="preserve">In: </w:t>
      </w:r>
      <w:r w:rsidRPr="00DE2381">
        <w:rPr>
          <w:i/>
        </w:rPr>
        <w:t>Proceedings of the Interservice/Industry Simulation, Training and Education Conference</w:t>
      </w:r>
      <w:r>
        <w:t xml:space="preserve"> (I/ITSEC)</w:t>
      </w:r>
      <w:r w:rsidR="00781848">
        <w:t xml:space="preserve">.  </w:t>
      </w:r>
      <w:r w:rsidR="00A152F1" w:rsidRPr="00DE2381">
        <w:t>2017</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10384F" w:rsidP="00F1522C">
      <w:pPr>
        <w:pStyle w:val="SIW-Ref"/>
        <w:widowControl/>
        <w:tabs>
          <w:tab w:val="clear" w:pos="540"/>
          <w:tab w:val="left" w:pos="630"/>
        </w:tabs>
        <w:ind w:left="720" w:hanging="540"/>
      </w:pPr>
      <w:r w:rsidRPr="00486E13">
        <w:t>Brooks,</w:t>
      </w:r>
      <w:r>
        <w:t xml:space="preserve"> </w:t>
      </w:r>
      <w:r w:rsidRPr="00486E13">
        <w:t>F</w:t>
      </w:r>
      <w:r w:rsidR="00781848">
        <w:t xml:space="preserve">.  </w:t>
      </w:r>
      <w:r w:rsidRPr="00486E13">
        <w:t xml:space="preserve">, </w:t>
      </w:r>
      <w:r w:rsidRPr="000A155F">
        <w:rPr>
          <w:i/>
        </w:rPr>
        <w:t>The Mythical Man - Month</w:t>
      </w:r>
      <w:r w:rsidR="00781848">
        <w:rPr>
          <w:i/>
        </w:rPr>
        <w:t xml:space="preserve">.  </w:t>
      </w:r>
      <w:r w:rsidRPr="000A155F">
        <w:rPr>
          <w:i/>
        </w:rPr>
        <w:t>Anniversary Edition</w:t>
      </w:r>
      <w:r w:rsidRPr="00486E13">
        <w:t>, Boston, MA:</w:t>
      </w:r>
      <w:r>
        <w:t xml:space="preserve"> </w:t>
      </w:r>
      <w:r w:rsidRPr="00486E13">
        <w:t>Addison-Wesley Professiona</w:t>
      </w:r>
      <w:r>
        <w:t>l</w:t>
      </w:r>
      <w:r w:rsidR="00781848">
        <w:t xml:space="preserve">.  </w:t>
      </w:r>
      <w:r w:rsidR="00A152F1" w:rsidRPr="00486E13">
        <w:t>1995</w:t>
      </w:r>
      <w:r w:rsidR="00781848">
        <w:t xml:space="preserve">.  </w:t>
      </w:r>
    </w:p>
    <w:p w:rsidR="00A152F1" w:rsidRDefault="00A152F1" w:rsidP="00F1522C">
      <w:pPr>
        <w:pStyle w:val="SIW-Ref"/>
        <w:widowControl/>
        <w:numPr>
          <w:ilvl w:val="0"/>
          <w:numId w:val="0"/>
        </w:numPr>
        <w:tabs>
          <w:tab w:val="clear" w:pos="540"/>
          <w:tab w:val="left" w:pos="4374"/>
        </w:tabs>
        <w:ind w:left="720" w:hanging="540"/>
      </w:pPr>
      <w:r>
        <w:t xml:space="preserve"> </w:t>
      </w:r>
    </w:p>
    <w:p w:rsidR="00A152F1" w:rsidRDefault="0010384F" w:rsidP="00F1522C">
      <w:pPr>
        <w:pStyle w:val="SIW-Ref"/>
        <w:widowControl/>
        <w:tabs>
          <w:tab w:val="clear" w:pos="540"/>
          <w:tab w:val="left" w:pos="630"/>
        </w:tabs>
        <w:ind w:left="720" w:hanging="540"/>
      </w:pPr>
      <w:r w:rsidRPr="00DE2381">
        <w:t>Mikolov, T., Sutskever, I., Chen, K., Corrado, G.S., Dean, J</w:t>
      </w:r>
      <w:r w:rsidR="00781848">
        <w:t xml:space="preserve">.  </w:t>
      </w:r>
      <w:r w:rsidRPr="00DE2381">
        <w:t>: Distributed representations of Words and Phrases and their Compositionality</w:t>
      </w:r>
      <w:r w:rsidR="00781848">
        <w:t xml:space="preserve">.  </w:t>
      </w:r>
      <w:r w:rsidRPr="00DE2381">
        <w:t xml:space="preserve">In: </w:t>
      </w:r>
      <w:r w:rsidRPr="00DE2381">
        <w:rPr>
          <w:i/>
        </w:rPr>
        <w:t>Advances in Neural Information Processing System</w:t>
      </w:r>
      <w:r w:rsidRPr="00DE2381">
        <w:t>s</w:t>
      </w:r>
      <w:r w:rsidR="00781848">
        <w:t xml:space="preserve">.  </w:t>
      </w:r>
      <w:r w:rsidRPr="00DE2381">
        <w:t>pp</w:t>
      </w:r>
      <w:r w:rsidR="002D2F30">
        <w:t xml:space="preserve">. </w:t>
      </w:r>
      <w:r w:rsidRPr="00DE2381">
        <w:t xml:space="preserve">3111–3119 </w:t>
      </w:r>
      <w:r w:rsidR="00A152F1" w:rsidRPr="00DE2381">
        <w:t>2013</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10384F" w:rsidP="00F1522C">
      <w:pPr>
        <w:pStyle w:val="SIW-Ref"/>
        <w:widowControl/>
        <w:tabs>
          <w:tab w:val="clear" w:pos="540"/>
          <w:tab w:val="left" w:pos="630"/>
        </w:tabs>
        <w:ind w:left="720" w:hanging="540"/>
      </w:pPr>
      <w:r w:rsidRPr="00DE2381">
        <w:t>Kaimakis, N., Davis, D., Breck, S., Nye, B</w:t>
      </w:r>
      <w:r w:rsidR="00781848">
        <w:t xml:space="preserve">.  </w:t>
      </w:r>
      <w:r w:rsidRPr="00DE2381">
        <w:t>: Domain-specific Reduction of Language Model Databases: Overcoming Chatbot Implementation Obstacles</w:t>
      </w:r>
      <w:r w:rsidR="00781848">
        <w:t xml:space="preserve">.  </w:t>
      </w:r>
      <w:r w:rsidRPr="00DE2381">
        <w:t xml:space="preserve">In: </w:t>
      </w:r>
      <w:r w:rsidRPr="00DE2381">
        <w:rPr>
          <w:i/>
        </w:rPr>
        <w:t>Proceedings of the ModSim World Conference</w:t>
      </w:r>
      <w:r w:rsidR="002D2F30">
        <w:t xml:space="preserve">. </w:t>
      </w:r>
      <w:r w:rsidR="00A152F1">
        <w:t>2018</w:t>
      </w:r>
      <w:r w:rsidR="00781848">
        <w:t xml:space="preserve">.  </w:t>
      </w:r>
    </w:p>
    <w:p w:rsidR="002D2F30" w:rsidRDefault="002D2F30" w:rsidP="00DB6CFE">
      <w:pPr>
        <w:pStyle w:val="ListParagraph"/>
        <w:spacing w:before="0"/>
      </w:pPr>
    </w:p>
    <w:p w:rsidR="00A152F1" w:rsidRDefault="006562A2" w:rsidP="00F1522C">
      <w:pPr>
        <w:pStyle w:val="SIW-Ref"/>
        <w:widowControl/>
        <w:tabs>
          <w:tab w:val="clear" w:pos="540"/>
          <w:tab w:val="left" w:pos="630"/>
        </w:tabs>
        <w:ind w:left="720" w:hanging="540"/>
      </w:pPr>
      <w:r w:rsidRPr="006562A2">
        <w:t>Beck, S., Carr, K., Davis, D. M., Nordhagen, J. N., and Nye</w:t>
      </w:r>
      <w:r>
        <w:t xml:space="preserve">, B. D. </w:t>
      </w:r>
      <w:r w:rsidRPr="006562A2">
        <w:t xml:space="preserve">Virtual Mentors in a Real STEM Fair: Experiences, Challenges, and Opportunities ".In </w:t>
      </w:r>
      <w:r w:rsidRPr="006562A2">
        <w:rPr>
          <w:i/>
        </w:rPr>
        <w:t>Third International Workshop on Intelligent Mentoring Systems (IMS 2018) Proceedings</w:t>
      </w:r>
      <w:r w:rsidRPr="006562A2">
        <w:t>.</w:t>
      </w:r>
      <w:r w:rsidR="00781848">
        <w:t xml:space="preserve">  </w:t>
      </w:r>
      <w:r w:rsidRPr="006562A2">
        <w:t>2018.</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10384F" w:rsidP="00F1522C">
      <w:pPr>
        <w:pStyle w:val="SIW-Ref"/>
        <w:widowControl/>
        <w:tabs>
          <w:tab w:val="clear" w:pos="540"/>
          <w:tab w:val="left" w:pos="630"/>
        </w:tabs>
        <w:ind w:left="720" w:hanging="540"/>
      </w:pPr>
      <w:r w:rsidRPr="00DE2381">
        <w:t>Jesness, J</w:t>
      </w:r>
      <w:r w:rsidR="00781848">
        <w:t xml:space="preserve">.  </w:t>
      </w:r>
      <w:r>
        <w:t>: Stand and Deliver R</w:t>
      </w:r>
      <w:r w:rsidRPr="00DE2381">
        <w:t>evisited</w:t>
      </w:r>
      <w:r w:rsidR="00781848">
        <w:t xml:space="preserve">.  </w:t>
      </w:r>
      <w:r w:rsidRPr="007F3F66">
        <w:rPr>
          <w:i/>
        </w:rPr>
        <w:t xml:space="preserve">Reason </w:t>
      </w:r>
      <w:r w:rsidRPr="00DE2381">
        <w:t>34(3), 34–39</w:t>
      </w:r>
      <w:r w:rsidR="00781848">
        <w:t xml:space="preserve">.  </w:t>
      </w:r>
      <w:r w:rsidR="00A152F1" w:rsidRPr="00DE2381">
        <w:t>2002</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10384F" w:rsidP="00F1522C">
      <w:pPr>
        <w:pStyle w:val="SIW-Ref"/>
        <w:widowControl/>
        <w:tabs>
          <w:tab w:val="clear" w:pos="540"/>
          <w:tab w:val="left" w:pos="630"/>
        </w:tabs>
        <w:ind w:left="720" w:hanging="540"/>
      </w:pPr>
      <w:r w:rsidRPr="004F1BA2">
        <w:t>Phillips, S., &amp; Ebrahimi, H</w:t>
      </w:r>
      <w:r w:rsidR="008F6AA1">
        <w:t xml:space="preserve">.  </w:t>
      </w:r>
      <w:r w:rsidRPr="008F6AA1">
        <w:rPr>
          <w:i/>
        </w:rPr>
        <w:t>Equation for success: Project SEED</w:t>
      </w:r>
      <w:r w:rsidR="00781848">
        <w:t xml:space="preserve">.  </w:t>
      </w:r>
      <w:r w:rsidRPr="004F1BA2">
        <w:t>Reaching all students with mathematics, 244</w:t>
      </w:r>
      <w:r w:rsidR="00781848">
        <w:t xml:space="preserve">.  </w:t>
      </w:r>
      <w:r w:rsidR="00A152F1" w:rsidRPr="004F1BA2">
        <w:t>1993</w:t>
      </w:r>
      <w:r w:rsidR="00781848">
        <w:t xml:space="preserve">.  </w:t>
      </w:r>
    </w:p>
    <w:p w:rsidR="00A152F1" w:rsidRDefault="00A152F1" w:rsidP="00F1522C">
      <w:pPr>
        <w:pStyle w:val="SIW-Ref"/>
        <w:widowControl/>
        <w:numPr>
          <w:ilvl w:val="0"/>
          <w:numId w:val="0"/>
        </w:numPr>
        <w:tabs>
          <w:tab w:val="clear" w:pos="540"/>
          <w:tab w:val="left" w:pos="630"/>
        </w:tabs>
        <w:ind w:left="720" w:hanging="540"/>
      </w:pPr>
      <w:r>
        <w:t xml:space="preserve"> </w:t>
      </w:r>
    </w:p>
    <w:p w:rsidR="00A152F1" w:rsidRDefault="0010384F" w:rsidP="00F1522C">
      <w:pPr>
        <w:pStyle w:val="SIW-Ref"/>
        <w:widowControl/>
        <w:tabs>
          <w:tab w:val="clear" w:pos="540"/>
          <w:tab w:val="left" w:pos="630"/>
        </w:tabs>
        <w:ind w:left="720" w:hanging="540"/>
      </w:pPr>
      <w:r w:rsidRPr="00DE2381">
        <w:t>Smith, A., Anderson, J</w:t>
      </w:r>
      <w:r w:rsidR="00781848">
        <w:t xml:space="preserve">.  </w:t>
      </w:r>
      <w:r w:rsidRPr="00DE2381">
        <w:t xml:space="preserve">: </w:t>
      </w:r>
      <w:r>
        <w:rPr>
          <w:i/>
        </w:rPr>
        <w:t>AI</w:t>
      </w:r>
      <w:r w:rsidRPr="00DE2381">
        <w:rPr>
          <w:i/>
        </w:rPr>
        <w:t>, Robotics, and the Future of Jobs</w:t>
      </w:r>
      <w:r w:rsidR="00781848">
        <w:t xml:space="preserve">.  </w:t>
      </w:r>
      <w:r w:rsidRPr="00DE2381">
        <w:t>Pew Research Center 6</w:t>
      </w:r>
      <w:r w:rsidR="00781848">
        <w:t xml:space="preserve">.  </w:t>
      </w:r>
      <w:r w:rsidR="00A152F1" w:rsidRPr="00DE2381">
        <w:t>2014</w:t>
      </w:r>
      <w:r w:rsidR="00781848">
        <w:t xml:space="preserve">.  </w:t>
      </w:r>
    </w:p>
    <w:p w:rsidR="009C23D7" w:rsidRPr="00DE2381" w:rsidRDefault="009C23D7" w:rsidP="00F1522C">
      <w:pPr>
        <w:pStyle w:val="SIW-Ref"/>
        <w:widowControl/>
        <w:numPr>
          <w:ilvl w:val="0"/>
          <w:numId w:val="0"/>
        </w:numPr>
        <w:tabs>
          <w:tab w:val="left" w:pos="630"/>
        </w:tabs>
        <w:ind w:left="720" w:hanging="540"/>
      </w:pPr>
    </w:p>
    <w:p w:rsidR="006D0D9C" w:rsidRPr="00137CD7" w:rsidRDefault="002F78C9" w:rsidP="00F1522C">
      <w:pPr>
        <w:pStyle w:val="S-Head1"/>
        <w:keepNext/>
        <w:keepLines/>
        <w:widowControl/>
        <w:ind w:left="0" w:right="0" w:firstLine="0"/>
        <w:rPr>
          <w:sz w:val="24"/>
        </w:rPr>
      </w:pPr>
      <w:r w:rsidRPr="00137CD7">
        <w:rPr>
          <w:sz w:val="24"/>
        </w:rPr>
        <w:lastRenderedPageBreak/>
        <w:t>Authors’ Biographies</w:t>
      </w:r>
    </w:p>
    <w:p w:rsidR="005675E0" w:rsidRPr="00137CD7" w:rsidRDefault="005675E0" w:rsidP="00F1522C">
      <w:pPr>
        <w:pStyle w:val="S-Head1"/>
        <w:keepNext/>
        <w:keepLines/>
        <w:widowControl/>
        <w:ind w:left="0" w:right="0" w:firstLine="0"/>
        <w:rPr>
          <w:szCs w:val="20"/>
        </w:rPr>
      </w:pPr>
    </w:p>
    <w:p w:rsidR="00DA4F05" w:rsidRPr="00137CD7" w:rsidRDefault="00DA4F05" w:rsidP="00F1522C">
      <w:pPr>
        <w:pStyle w:val="SIW-Norm"/>
        <w:widowControl/>
      </w:pPr>
      <w:r w:rsidRPr="00137CD7">
        <w:rPr>
          <w:b/>
        </w:rPr>
        <w:t>Dan M</w:t>
      </w:r>
      <w:r w:rsidR="00781848">
        <w:rPr>
          <w:b/>
        </w:rPr>
        <w:t xml:space="preserve">.  </w:t>
      </w:r>
      <w:r w:rsidRPr="00137CD7">
        <w:rPr>
          <w:b/>
        </w:rPr>
        <w:t>Davis</w:t>
      </w:r>
      <w:r w:rsidRPr="00137CD7">
        <w:t xml:space="preserve"> is now a consultant for the University of Southern California, focusing on large-scale distributed DoD training, education and avatar mentors</w:t>
      </w:r>
      <w:r w:rsidR="00781848">
        <w:t xml:space="preserve">.  </w:t>
      </w:r>
      <w:r w:rsidRPr="00137CD7">
        <w:t>Pre-retirement, he was the Director of USC’s JESPP project for JFCOM for a decade</w:t>
      </w:r>
      <w:r w:rsidR="00781848">
        <w:t xml:space="preserve">.  </w:t>
      </w:r>
      <w:r w:rsidRPr="00137CD7">
        <w:t>As the Assistant Director of the Center for Advanced Computing Research at Caltech, he managed Synthetic Forces Express, bringing HPC to DoD simulations</w:t>
      </w:r>
      <w:r w:rsidR="00781848">
        <w:t xml:space="preserve">.  </w:t>
      </w:r>
      <w:r w:rsidRPr="00137CD7">
        <w:t>Prior experience includes serving as a Director at the Maui High Performance Computing Center and as a Software Engineer at the Jet Propulsion Laboratory and Martin Marietta</w:t>
      </w:r>
      <w:r w:rsidR="00781848">
        <w:t xml:space="preserve">.  </w:t>
      </w:r>
      <w:r w:rsidRPr="00137CD7">
        <w:t>He has served as the Chairman of the Coalition of Academic Supercomputing Centers and has taught at the undergraduate and graduate levels</w:t>
      </w:r>
      <w:r w:rsidR="00781848">
        <w:t xml:space="preserve">.  </w:t>
      </w:r>
      <w:r w:rsidRPr="00137CD7">
        <w:t>As early as 1971, Dan was writing programs in FORTRAN on one of Seymour Cray’s CDC 6500’s</w:t>
      </w:r>
      <w:r w:rsidR="00781848">
        <w:t xml:space="preserve">.  </w:t>
      </w:r>
      <w:r w:rsidRPr="00137CD7">
        <w:t>He saw duty in Vietnam as a USMC Cryptologist and retired as a Commander, Cryptologic Specialty, U.S.N.R</w:t>
      </w:r>
      <w:r w:rsidR="00781848">
        <w:t xml:space="preserve">.  </w:t>
      </w:r>
      <w:r w:rsidRPr="00137CD7">
        <w:t>He received B.A</w:t>
      </w:r>
      <w:r w:rsidR="00781848">
        <w:t xml:space="preserve">.  </w:t>
      </w:r>
      <w:r w:rsidRPr="00137CD7">
        <w:t>and J.D</w:t>
      </w:r>
      <w:r w:rsidR="00781848">
        <w:t xml:space="preserve">.  </w:t>
      </w:r>
      <w:r w:rsidRPr="00137CD7">
        <w:t>degrees from the University of Colorado in Boulder.</w:t>
      </w:r>
    </w:p>
    <w:p w:rsidR="00DA4F05" w:rsidRPr="00137CD7" w:rsidRDefault="00DA4F05" w:rsidP="00F1522C">
      <w:pPr>
        <w:pStyle w:val="SIW-Norm"/>
        <w:widowControl/>
      </w:pPr>
      <w:r w:rsidRPr="00137CD7">
        <w:rPr>
          <w:b/>
        </w:rPr>
        <w:t>Karen B</w:t>
      </w:r>
      <w:r w:rsidR="00781848">
        <w:rPr>
          <w:b/>
        </w:rPr>
        <w:t xml:space="preserve">.  </w:t>
      </w:r>
      <w:r w:rsidRPr="00137CD7">
        <w:rPr>
          <w:b/>
        </w:rPr>
        <w:t>Predovich</w:t>
      </w:r>
      <w:r w:rsidRPr="00137CD7">
        <w:t xml:space="preserve"> continues to consult in educational matters after retiring as a long-time high school counselor for pre-college students in a modestly sized Colorado city</w:t>
      </w:r>
      <w:r w:rsidR="00781848">
        <w:t xml:space="preserve">.  </w:t>
      </w:r>
      <w:r w:rsidRPr="00137CD7">
        <w:t>She was active in her professional life in finding assets for students outside of major metropolitan areas, where professional role models and mentors are very difficult to locate</w:t>
      </w:r>
      <w:r w:rsidR="00781848">
        <w:t xml:space="preserve">.  </w:t>
      </w:r>
      <w:r w:rsidRPr="00137CD7">
        <w:t>Her observations have resulted in a professional stance of articulating the need for and the parameters of a new approach to guidance counseling on a national basis</w:t>
      </w:r>
      <w:r w:rsidR="00781848">
        <w:t xml:space="preserve">.  </w:t>
      </w:r>
      <w:r w:rsidRPr="00137CD7">
        <w:t>Karen has focused decades of her counseling in characterizing the difficulties of finding technically oriented mentors in geographically remote or socially isolated areas</w:t>
      </w:r>
      <w:r w:rsidR="00781848">
        <w:t xml:space="preserve">.  </w:t>
      </w:r>
      <w:r w:rsidRPr="00137CD7">
        <w:t>She received a BA and an MA in Guidance and Counseling from Western State Colorado University (formerly Western State College of Colorado.)</w:t>
      </w:r>
    </w:p>
    <w:p w:rsidR="00DA4F05" w:rsidRPr="00137CD7" w:rsidRDefault="00DA4F05" w:rsidP="00F1522C">
      <w:pPr>
        <w:pStyle w:val="SIW-Norm"/>
        <w:widowControl/>
      </w:pPr>
      <w:r w:rsidRPr="00137CD7">
        <w:rPr>
          <w:b/>
        </w:rPr>
        <w:t>Frederica J</w:t>
      </w:r>
      <w:r w:rsidR="00781848">
        <w:rPr>
          <w:b/>
        </w:rPr>
        <w:t xml:space="preserve">.  </w:t>
      </w:r>
      <w:r w:rsidRPr="00137CD7">
        <w:rPr>
          <w:b/>
        </w:rPr>
        <w:t>Stassi</w:t>
      </w:r>
      <w:r w:rsidR="00781848">
        <w:rPr>
          <w:b/>
        </w:rPr>
        <w:t xml:space="preserve">.  </w:t>
      </w:r>
      <w:r w:rsidRPr="00137CD7">
        <w:rPr>
          <w:b/>
        </w:rPr>
        <w:t>Ed.D</w:t>
      </w:r>
      <w:r w:rsidR="00781848">
        <w:t xml:space="preserve">.  </w:t>
      </w:r>
      <w:r w:rsidRPr="00137CD7">
        <w:t>is a Science Education Analyst working in the Central Coast of California</w:t>
      </w:r>
      <w:r w:rsidR="00781848">
        <w:t xml:space="preserve">.  </w:t>
      </w:r>
      <w:r w:rsidRPr="00137CD7">
        <w:t>Her background includes research for the National Science Foundation in which she was funded to study pedagogies and efficacy in U.S</w:t>
      </w:r>
      <w:r w:rsidR="00781848">
        <w:t xml:space="preserve">.  </w:t>
      </w:r>
      <w:r w:rsidRPr="00137CD7">
        <w:t>Science museums</w:t>
      </w:r>
      <w:r w:rsidR="00781848">
        <w:t xml:space="preserve">.  </w:t>
      </w:r>
      <w:r w:rsidRPr="00137CD7">
        <w:t>This research involved museums from the East Coast to O‛ahu in Hawai‛i</w:t>
      </w:r>
      <w:r w:rsidR="00781848">
        <w:t xml:space="preserve">.  </w:t>
      </w:r>
      <w:r w:rsidRPr="00137CD7">
        <w:t>Her doctoral research was conducted under the guidance of Professor William McComas and focused on the development of science standards for the State of California</w:t>
      </w:r>
      <w:r w:rsidR="00781848">
        <w:t xml:space="preserve">.  </w:t>
      </w:r>
      <w:r w:rsidRPr="00137CD7">
        <w:t>In the past, she has been on the research staff at both the California Institute of Technology (Caltech) and the Information Sciences Institute of the University of Southern California</w:t>
      </w:r>
      <w:r w:rsidR="00781848">
        <w:t xml:space="preserve">.  </w:t>
      </w:r>
      <w:r w:rsidRPr="00137CD7">
        <w:t>She received a BA degree from Tabor college, as well as an M.A</w:t>
      </w:r>
      <w:r w:rsidR="00781848">
        <w:t xml:space="preserve">.  </w:t>
      </w:r>
      <w:r w:rsidRPr="00137CD7">
        <w:t>Degree in music performance and an Ed.D., both from the University of Southern California.</w:t>
      </w:r>
    </w:p>
    <w:p w:rsidR="00B6712D" w:rsidRDefault="00DA4F05" w:rsidP="00F1522C">
      <w:pPr>
        <w:pStyle w:val="SIW-Norm"/>
        <w:widowControl/>
      </w:pPr>
      <w:r w:rsidRPr="00137CD7">
        <w:rPr>
          <w:b/>
        </w:rPr>
        <w:t>Howard Spaulding</w:t>
      </w:r>
      <w:r w:rsidRPr="00137CD7">
        <w:t xml:space="preserve"> is a retired Cryptologic Technician (Interpretive) Senior Chief Petty Officer and recently retired from Schneider National where his duties focused on training</w:t>
      </w:r>
      <w:r w:rsidR="00781848">
        <w:t xml:space="preserve">.  </w:t>
      </w:r>
      <w:r w:rsidRPr="00137CD7">
        <w:t>His military service spanned three decades including 28 months in Viet Nam as a Marine Cryptologic Linguist</w:t>
      </w:r>
      <w:r w:rsidR="00781848">
        <w:t xml:space="preserve">.  </w:t>
      </w:r>
      <w:r w:rsidRPr="00137CD7">
        <w:t>His Naval service included tours in the Philippines, Thailand and Japan</w:t>
      </w:r>
      <w:r w:rsidR="00781848">
        <w:t xml:space="preserve">.  </w:t>
      </w:r>
      <w:r w:rsidRPr="00137CD7">
        <w:t>He also served as the Assistant Officer in Charge during the development of a highly technical project under the supervision of CNSG and SPAWAR and was instrumental in the interior design of the ES-3A Aircraft</w:t>
      </w:r>
      <w:r w:rsidR="00781848">
        <w:t xml:space="preserve">.  </w:t>
      </w:r>
      <w:r w:rsidRPr="00137CD7">
        <w:t>He made two deployments aboard an Allied Naval vessel as the lone area/target expert</w:t>
      </w:r>
      <w:r w:rsidR="00781848">
        <w:t xml:space="preserve">.  </w:t>
      </w:r>
      <w:r w:rsidRPr="00137CD7">
        <w:t>He has been at the forefront of career path decisions of other personnel in both the military and civilian sectors</w:t>
      </w:r>
      <w:r w:rsidR="00781848">
        <w:t xml:space="preserve">.  </w:t>
      </w:r>
      <w:r w:rsidRPr="00137CD7">
        <w:t>He received a BA from California State University, Long Beach in 1983 while still on active duty.</w:t>
      </w:r>
    </w:p>
    <w:p w:rsidR="00F25588" w:rsidRPr="00560E7B" w:rsidRDefault="00F25588" w:rsidP="00F1522C">
      <w:pPr>
        <w:tabs>
          <w:tab w:val="left" w:pos="180"/>
        </w:tabs>
        <w:ind w:left="0"/>
        <w:rPr>
          <w:szCs w:val="20"/>
        </w:rPr>
      </w:pPr>
      <w:r w:rsidRPr="00F25588">
        <w:rPr>
          <w:b/>
          <w:szCs w:val="20"/>
        </w:rPr>
        <w:t>Kenneth Shaw</w:t>
      </w:r>
      <w:r w:rsidRPr="00560E7B">
        <w:rPr>
          <w:szCs w:val="20"/>
        </w:rPr>
        <w:t xml:space="preserve"> is a visiting Research Assi</w:t>
      </w:r>
      <w:r>
        <w:rPr>
          <w:szCs w:val="20"/>
        </w:rPr>
        <w:t>s</w:t>
      </w:r>
      <w:r w:rsidRPr="00560E7B">
        <w:rPr>
          <w:szCs w:val="20"/>
        </w:rPr>
        <w:t>tant at the Institute for Creative Technologies of the University of Southern California</w:t>
      </w:r>
      <w:r w:rsidR="00781848">
        <w:rPr>
          <w:szCs w:val="20"/>
        </w:rPr>
        <w:t xml:space="preserve">.  </w:t>
      </w:r>
      <w:r w:rsidRPr="00560E7B">
        <w:rPr>
          <w:szCs w:val="20"/>
        </w:rPr>
        <w:t>He was selected to participate in the National Science Foundation’s Research Experiences for Undergraduates in 2018</w:t>
      </w:r>
      <w:r w:rsidR="00781848">
        <w:rPr>
          <w:szCs w:val="20"/>
        </w:rPr>
        <w:t xml:space="preserve">.  </w:t>
      </w:r>
      <w:r w:rsidRPr="00560E7B">
        <w:rPr>
          <w:szCs w:val="20"/>
        </w:rPr>
        <w:t>His major interests in research include creating life-like interactive experiences using artificial intelligence and motion-planning or decision making for robots</w:t>
      </w:r>
      <w:r w:rsidR="00781848">
        <w:rPr>
          <w:szCs w:val="20"/>
        </w:rPr>
        <w:t xml:space="preserve">.  </w:t>
      </w:r>
      <w:r w:rsidRPr="00560E7B">
        <w:rPr>
          <w:szCs w:val="20"/>
        </w:rPr>
        <w:t xml:space="preserve">In addition, he is </w:t>
      </w:r>
      <w:r>
        <w:rPr>
          <w:szCs w:val="20"/>
        </w:rPr>
        <w:t>designing and producing</w:t>
      </w:r>
      <w:r w:rsidRPr="00560E7B">
        <w:rPr>
          <w:szCs w:val="20"/>
        </w:rPr>
        <w:t xml:space="preserve"> new weather balloon electronics and software to better monitor lightning storms at his </w:t>
      </w:r>
      <w:r>
        <w:rPr>
          <w:szCs w:val="20"/>
        </w:rPr>
        <w:t>home</w:t>
      </w:r>
      <w:r w:rsidRPr="00560E7B">
        <w:rPr>
          <w:szCs w:val="20"/>
        </w:rPr>
        <w:t xml:space="preserve"> institution</w:t>
      </w:r>
      <w:r>
        <w:rPr>
          <w:szCs w:val="20"/>
        </w:rPr>
        <w:t>,</w:t>
      </w:r>
      <w:r w:rsidRPr="00560E7B">
        <w:rPr>
          <w:szCs w:val="20"/>
        </w:rPr>
        <w:t xml:space="preserve"> as well as consumer-facing utilities on the Blockchain</w:t>
      </w:r>
      <w:r w:rsidR="00781848">
        <w:rPr>
          <w:szCs w:val="20"/>
        </w:rPr>
        <w:t xml:space="preserve">.  </w:t>
      </w:r>
      <w:r w:rsidRPr="00560E7B">
        <w:rPr>
          <w:szCs w:val="20"/>
        </w:rPr>
        <w:t>He is currently studying Computer Engineering and Computer Science in Intelligence at the Georgia Institute of Technology.</w:t>
      </w:r>
    </w:p>
    <w:p w:rsidR="0062314F" w:rsidRPr="00137CD7" w:rsidRDefault="0062314F" w:rsidP="00950DB3">
      <w:pPr>
        <w:pStyle w:val="SIW-Norm"/>
      </w:pPr>
    </w:p>
    <w:sectPr w:rsidR="0062314F" w:rsidRPr="00137CD7" w:rsidSect="00DA4F05">
      <w:type w:val="continuous"/>
      <w:pgSz w:w="12240" w:h="15840"/>
      <w:pgMar w:top="1440" w:right="1170" w:bottom="1440" w:left="1260" w:header="720" w:footer="404"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4AC" w:rsidRDefault="003A74AC" w:rsidP="00D671CB">
      <w:r>
        <w:separator/>
      </w:r>
    </w:p>
  </w:endnote>
  <w:endnote w:type="continuationSeparator" w:id="0">
    <w:p w:rsidR="003A74AC" w:rsidRDefault="003A74AC" w:rsidP="00D67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1]">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MS Y 10">
    <w:altName w:val="MS Gothic"/>
    <w:panose1 w:val="00000000000000000000"/>
    <w:charset w:val="80"/>
    <w:family w:val="swiss"/>
    <w:notTrueType/>
    <w:pitch w:val="default"/>
    <w:sig w:usb0="00000000" w:usb1="08070000" w:usb2="00000010" w:usb3="00000000" w:csb0="00020000" w:csb1="00000000"/>
  </w:font>
  <w:font w:name="CM R 17">
    <w:altName w:val="Calibri"/>
    <w:panose1 w:val="00000000000000000000"/>
    <w:charset w:val="00"/>
    <w:family w:val="swiss"/>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MB X 12">
    <w:altName w:val="CMB Extr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4AC" w:rsidRDefault="003A74AC" w:rsidP="00D671CB">
      <w:r>
        <w:separator/>
      </w:r>
    </w:p>
  </w:footnote>
  <w:footnote w:type="continuationSeparator" w:id="0">
    <w:p w:rsidR="003A74AC" w:rsidRDefault="003A74AC" w:rsidP="00D67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270230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AD84F4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EE2665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8A8228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F88A4C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EA4290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EAACA1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980241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D62E5B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6567F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66DBD"/>
    <w:multiLevelType w:val="hybridMultilevel"/>
    <w:tmpl w:val="886AD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D560A8"/>
    <w:multiLevelType w:val="multilevel"/>
    <w:tmpl w:val="FD88DCDA"/>
    <w:lvl w:ilvl="0">
      <w:start w:val="1"/>
      <w:numFmt w:val="decimal"/>
      <w:pStyle w:val="SIW-Hd-1"/>
      <w:lvlText w:val="%1."/>
      <w:lvlJc w:val="left"/>
      <w:pPr>
        <w:ind w:hanging="248"/>
      </w:pPr>
      <w:rPr>
        <w:rFonts w:ascii="Times New Roman" w:eastAsia="Times New Roman" w:hAnsi="Times New Roman" w:hint="default"/>
        <w:b/>
        <w:bCs/>
        <w:sz w:val="24"/>
        <w:szCs w:val="24"/>
      </w:rPr>
    </w:lvl>
    <w:lvl w:ilvl="1">
      <w:start w:val="1"/>
      <w:numFmt w:val="decimal"/>
      <w:pStyle w:val="Heading3"/>
      <w:lvlText w:val="%1.%2"/>
      <w:lvlJc w:val="left"/>
      <w:pPr>
        <w:ind w:hanging="358"/>
      </w:pPr>
      <w:rPr>
        <w:rFonts w:ascii="Times New Roman" w:eastAsia="Times New Roman" w:hAnsi="Times New Roman" w:hint="default"/>
        <w:b/>
        <w:bCs/>
        <w:spacing w:val="-3"/>
        <w:w w:val="98"/>
        <w:sz w:val="20"/>
        <w:szCs w:val="20"/>
      </w:rPr>
    </w:lvl>
    <w:lvl w:ilvl="2">
      <w:start w:val="1"/>
      <w:numFmt w:val="decimal"/>
      <w:pStyle w:val="S-Head3"/>
      <w:lvlText w:val="%1.%2.%3"/>
      <w:lvlJc w:val="left"/>
      <w:pPr>
        <w:ind w:hanging="493"/>
      </w:pPr>
      <w:rPr>
        <w:rFonts w:ascii="Times New Roman" w:eastAsia="Times New Roman" w:hAnsi="Times New Roman" w:hint="default"/>
        <w:spacing w:val="1"/>
        <w:w w:val="99"/>
        <w:sz w:val="20"/>
        <w:szCs w:val="20"/>
      </w:rPr>
    </w:lvl>
    <w:lvl w:ilvl="3">
      <w:start w:val="1"/>
      <w:numFmt w:val="bullet"/>
      <w:lvlText w:val="•"/>
      <w:lvlJc w:val="left"/>
      <w:pPr>
        <w:ind w:hanging="269"/>
      </w:pPr>
      <w:rPr>
        <w:rFonts w:ascii="Times New Roman" w:eastAsia="Times New Roman" w:hAnsi="Times New Roman" w:hint="default"/>
        <w:w w:val="120"/>
        <w:sz w:val="20"/>
        <w:szCs w:val="20"/>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15:restartNumberingAfterBreak="0">
    <w:nsid w:val="1A225374"/>
    <w:multiLevelType w:val="hybridMultilevel"/>
    <w:tmpl w:val="B76E6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E590B"/>
    <w:multiLevelType w:val="hybridMultilevel"/>
    <w:tmpl w:val="8FDC6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E5BD4"/>
    <w:multiLevelType w:val="hybridMultilevel"/>
    <w:tmpl w:val="60D40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1E06D6"/>
    <w:multiLevelType w:val="hybridMultilevel"/>
    <w:tmpl w:val="DA847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051397"/>
    <w:multiLevelType w:val="hybridMultilevel"/>
    <w:tmpl w:val="7B5E2D72"/>
    <w:lvl w:ilvl="0" w:tplc="D8A48848">
      <w:start w:val="1"/>
      <w:numFmt w:val="decimal"/>
      <w:pStyle w:val="SIW-Ref"/>
      <w:lvlText w:val="[%1]"/>
      <w:lvlJc w:val="left"/>
      <w:pPr>
        <w:ind w:left="63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698A2E28"/>
    <w:multiLevelType w:val="hybridMultilevel"/>
    <w:tmpl w:val="C046D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701F8"/>
    <w:multiLevelType w:val="hybridMultilevel"/>
    <w:tmpl w:val="802E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75165E"/>
    <w:multiLevelType w:val="hybridMultilevel"/>
    <w:tmpl w:val="94BA3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C24ED"/>
    <w:multiLevelType w:val="multilevel"/>
    <w:tmpl w:val="0409001D"/>
    <w:styleLink w:val="Style1"/>
    <w:lvl w:ilvl="0">
      <w:start w:val="1"/>
      <w:numFmt w:val="decimal"/>
      <w:lvlText w:val="%1)"/>
      <w:lvlJc w:val="left"/>
      <w:pPr>
        <w:ind w:left="360" w:hanging="360"/>
      </w:pPr>
      <w:rPr>
        <w:rFonts w:ascii="[1]" w:hAnsi="[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20"/>
  </w:num>
  <w:num w:numId="3">
    <w:abstractNumId w:val="1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2"/>
  </w:num>
  <w:num w:numId="16">
    <w:abstractNumId w:val="19"/>
  </w:num>
  <w:num w:numId="17">
    <w:abstractNumId w:val="15"/>
  </w:num>
  <w:num w:numId="18">
    <w:abstractNumId w:val="14"/>
  </w:num>
  <w:num w:numId="19">
    <w:abstractNumId w:val="10"/>
  </w:num>
  <w:num w:numId="20">
    <w:abstractNumId w:val="17"/>
  </w:num>
  <w:num w:numId="21">
    <w:abstractNumId w:val="18"/>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w, Kenneth">
    <w15:presenceInfo w15:providerId="None" w15:userId="Shaw, Kenn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5751"/>
    <w:rsid w:val="000069FD"/>
    <w:rsid w:val="0000795E"/>
    <w:rsid w:val="00010885"/>
    <w:rsid w:val="00012EBA"/>
    <w:rsid w:val="000144B0"/>
    <w:rsid w:val="000160DE"/>
    <w:rsid w:val="00021126"/>
    <w:rsid w:val="00021AD8"/>
    <w:rsid w:val="0002487E"/>
    <w:rsid w:val="000260E3"/>
    <w:rsid w:val="00026490"/>
    <w:rsid w:val="0003001E"/>
    <w:rsid w:val="000304B6"/>
    <w:rsid w:val="00030AB3"/>
    <w:rsid w:val="000320E9"/>
    <w:rsid w:val="00035938"/>
    <w:rsid w:val="00035D08"/>
    <w:rsid w:val="00035FBD"/>
    <w:rsid w:val="00036704"/>
    <w:rsid w:val="00037F6E"/>
    <w:rsid w:val="000403CB"/>
    <w:rsid w:val="00041157"/>
    <w:rsid w:val="00043830"/>
    <w:rsid w:val="000446FF"/>
    <w:rsid w:val="000463D0"/>
    <w:rsid w:val="00046571"/>
    <w:rsid w:val="0005054B"/>
    <w:rsid w:val="00055127"/>
    <w:rsid w:val="00057801"/>
    <w:rsid w:val="000606D6"/>
    <w:rsid w:val="00062600"/>
    <w:rsid w:val="00062924"/>
    <w:rsid w:val="0006418C"/>
    <w:rsid w:val="00064F4B"/>
    <w:rsid w:val="00070DC2"/>
    <w:rsid w:val="0007146E"/>
    <w:rsid w:val="00071D15"/>
    <w:rsid w:val="00072A34"/>
    <w:rsid w:val="00072D13"/>
    <w:rsid w:val="00073AB3"/>
    <w:rsid w:val="00073E76"/>
    <w:rsid w:val="00076451"/>
    <w:rsid w:val="000812D4"/>
    <w:rsid w:val="000842B5"/>
    <w:rsid w:val="00084DE8"/>
    <w:rsid w:val="000863DD"/>
    <w:rsid w:val="00090F80"/>
    <w:rsid w:val="000915E9"/>
    <w:rsid w:val="00093E8F"/>
    <w:rsid w:val="000946BD"/>
    <w:rsid w:val="00097CC4"/>
    <w:rsid w:val="000A01FF"/>
    <w:rsid w:val="000A0846"/>
    <w:rsid w:val="000A0A1E"/>
    <w:rsid w:val="000A424C"/>
    <w:rsid w:val="000A4A2A"/>
    <w:rsid w:val="000A5AB6"/>
    <w:rsid w:val="000B1253"/>
    <w:rsid w:val="000B16DA"/>
    <w:rsid w:val="000B1F6E"/>
    <w:rsid w:val="000B2CDE"/>
    <w:rsid w:val="000B3541"/>
    <w:rsid w:val="000B509F"/>
    <w:rsid w:val="000B751C"/>
    <w:rsid w:val="000C396F"/>
    <w:rsid w:val="000C4532"/>
    <w:rsid w:val="000C4C00"/>
    <w:rsid w:val="000C5FB0"/>
    <w:rsid w:val="000D01D2"/>
    <w:rsid w:val="000D1B77"/>
    <w:rsid w:val="000D2218"/>
    <w:rsid w:val="000D2463"/>
    <w:rsid w:val="000D34DD"/>
    <w:rsid w:val="000D3FE9"/>
    <w:rsid w:val="000D7133"/>
    <w:rsid w:val="000D751C"/>
    <w:rsid w:val="000E2D4A"/>
    <w:rsid w:val="000E3D3E"/>
    <w:rsid w:val="000E43AB"/>
    <w:rsid w:val="000E5600"/>
    <w:rsid w:val="000E5DD5"/>
    <w:rsid w:val="000E6BED"/>
    <w:rsid w:val="000E7459"/>
    <w:rsid w:val="000F025B"/>
    <w:rsid w:val="000F35A7"/>
    <w:rsid w:val="00100AF8"/>
    <w:rsid w:val="00101B54"/>
    <w:rsid w:val="00101E68"/>
    <w:rsid w:val="0010384F"/>
    <w:rsid w:val="00105145"/>
    <w:rsid w:val="00106DC7"/>
    <w:rsid w:val="001132BD"/>
    <w:rsid w:val="00114403"/>
    <w:rsid w:val="001170BB"/>
    <w:rsid w:val="00117379"/>
    <w:rsid w:val="001176A5"/>
    <w:rsid w:val="0011794B"/>
    <w:rsid w:val="00117B59"/>
    <w:rsid w:val="00120DA1"/>
    <w:rsid w:val="00123F60"/>
    <w:rsid w:val="0012696D"/>
    <w:rsid w:val="00126E25"/>
    <w:rsid w:val="00126E7A"/>
    <w:rsid w:val="001324C5"/>
    <w:rsid w:val="001346CA"/>
    <w:rsid w:val="001354D4"/>
    <w:rsid w:val="0013720D"/>
    <w:rsid w:val="0013796E"/>
    <w:rsid w:val="00137CD7"/>
    <w:rsid w:val="00140450"/>
    <w:rsid w:val="00140C2C"/>
    <w:rsid w:val="0014549A"/>
    <w:rsid w:val="00150888"/>
    <w:rsid w:val="001520B9"/>
    <w:rsid w:val="00152701"/>
    <w:rsid w:val="00152DD9"/>
    <w:rsid w:val="00153F77"/>
    <w:rsid w:val="0015580B"/>
    <w:rsid w:val="001652B6"/>
    <w:rsid w:val="00165AD7"/>
    <w:rsid w:val="00166BC3"/>
    <w:rsid w:val="0017161B"/>
    <w:rsid w:val="001716AF"/>
    <w:rsid w:val="001719FA"/>
    <w:rsid w:val="00172365"/>
    <w:rsid w:val="00172F70"/>
    <w:rsid w:val="001735B1"/>
    <w:rsid w:val="00174D2C"/>
    <w:rsid w:val="001750AB"/>
    <w:rsid w:val="00177BE8"/>
    <w:rsid w:val="00182DB8"/>
    <w:rsid w:val="001843F5"/>
    <w:rsid w:val="00186637"/>
    <w:rsid w:val="00196947"/>
    <w:rsid w:val="00197E57"/>
    <w:rsid w:val="00197FD7"/>
    <w:rsid w:val="001A1FFD"/>
    <w:rsid w:val="001A4FB4"/>
    <w:rsid w:val="001A7A07"/>
    <w:rsid w:val="001B0322"/>
    <w:rsid w:val="001B19BC"/>
    <w:rsid w:val="001B28B6"/>
    <w:rsid w:val="001B5390"/>
    <w:rsid w:val="001C031B"/>
    <w:rsid w:val="001C1DBB"/>
    <w:rsid w:val="001C2713"/>
    <w:rsid w:val="001C66E5"/>
    <w:rsid w:val="001D25D1"/>
    <w:rsid w:val="001D44A7"/>
    <w:rsid w:val="001D47D9"/>
    <w:rsid w:val="001D5BC2"/>
    <w:rsid w:val="001D5C7E"/>
    <w:rsid w:val="001D6D4F"/>
    <w:rsid w:val="001D768C"/>
    <w:rsid w:val="001E092C"/>
    <w:rsid w:val="001E302F"/>
    <w:rsid w:val="001E4357"/>
    <w:rsid w:val="001E5A16"/>
    <w:rsid w:val="001E7AC4"/>
    <w:rsid w:val="001F0BE2"/>
    <w:rsid w:val="001F209D"/>
    <w:rsid w:val="001F380D"/>
    <w:rsid w:val="001F53AF"/>
    <w:rsid w:val="001F5FD5"/>
    <w:rsid w:val="001F6885"/>
    <w:rsid w:val="001F6CA8"/>
    <w:rsid w:val="001F724F"/>
    <w:rsid w:val="001F794F"/>
    <w:rsid w:val="002019AA"/>
    <w:rsid w:val="00202587"/>
    <w:rsid w:val="00204E2D"/>
    <w:rsid w:val="0020739C"/>
    <w:rsid w:val="002148E4"/>
    <w:rsid w:val="00217183"/>
    <w:rsid w:val="002176BC"/>
    <w:rsid w:val="00221401"/>
    <w:rsid w:val="00224376"/>
    <w:rsid w:val="002260EE"/>
    <w:rsid w:val="0023099F"/>
    <w:rsid w:val="002318A9"/>
    <w:rsid w:val="00235B76"/>
    <w:rsid w:val="0023618D"/>
    <w:rsid w:val="002368F7"/>
    <w:rsid w:val="00236DE7"/>
    <w:rsid w:val="00243359"/>
    <w:rsid w:val="0024591D"/>
    <w:rsid w:val="00246D6B"/>
    <w:rsid w:val="00247E6F"/>
    <w:rsid w:val="002500B7"/>
    <w:rsid w:val="002515CE"/>
    <w:rsid w:val="00253AE2"/>
    <w:rsid w:val="00255009"/>
    <w:rsid w:val="00260BB1"/>
    <w:rsid w:val="00262DE3"/>
    <w:rsid w:val="00264FE0"/>
    <w:rsid w:val="002652FB"/>
    <w:rsid w:val="002659A2"/>
    <w:rsid w:val="00265DB3"/>
    <w:rsid w:val="00266497"/>
    <w:rsid w:val="00267DBE"/>
    <w:rsid w:val="002701CE"/>
    <w:rsid w:val="00270305"/>
    <w:rsid w:val="00271FEA"/>
    <w:rsid w:val="0027269C"/>
    <w:rsid w:val="00273177"/>
    <w:rsid w:val="00273ED8"/>
    <w:rsid w:val="00275403"/>
    <w:rsid w:val="0027584D"/>
    <w:rsid w:val="0027666E"/>
    <w:rsid w:val="002770EA"/>
    <w:rsid w:val="0027788B"/>
    <w:rsid w:val="00280BA8"/>
    <w:rsid w:val="002825C6"/>
    <w:rsid w:val="00283241"/>
    <w:rsid w:val="0028414F"/>
    <w:rsid w:val="00291EA9"/>
    <w:rsid w:val="002923A0"/>
    <w:rsid w:val="00292408"/>
    <w:rsid w:val="002924CA"/>
    <w:rsid w:val="00293621"/>
    <w:rsid w:val="00293C52"/>
    <w:rsid w:val="002945D9"/>
    <w:rsid w:val="002952B5"/>
    <w:rsid w:val="00296FBD"/>
    <w:rsid w:val="002A099E"/>
    <w:rsid w:val="002A0AE1"/>
    <w:rsid w:val="002A0C2B"/>
    <w:rsid w:val="002A2A6A"/>
    <w:rsid w:val="002A47A5"/>
    <w:rsid w:val="002A73A4"/>
    <w:rsid w:val="002A75E7"/>
    <w:rsid w:val="002A7630"/>
    <w:rsid w:val="002A7D2E"/>
    <w:rsid w:val="002B14AC"/>
    <w:rsid w:val="002B2DC8"/>
    <w:rsid w:val="002B3714"/>
    <w:rsid w:val="002B395F"/>
    <w:rsid w:val="002B4182"/>
    <w:rsid w:val="002B48BE"/>
    <w:rsid w:val="002B4C1B"/>
    <w:rsid w:val="002B6A01"/>
    <w:rsid w:val="002B778C"/>
    <w:rsid w:val="002C3102"/>
    <w:rsid w:val="002C34B7"/>
    <w:rsid w:val="002C3FC0"/>
    <w:rsid w:val="002C7A32"/>
    <w:rsid w:val="002D086E"/>
    <w:rsid w:val="002D20B8"/>
    <w:rsid w:val="002D2F30"/>
    <w:rsid w:val="002D303E"/>
    <w:rsid w:val="002D55AD"/>
    <w:rsid w:val="002D6C45"/>
    <w:rsid w:val="002D732F"/>
    <w:rsid w:val="002E2C94"/>
    <w:rsid w:val="002E2F9D"/>
    <w:rsid w:val="002E337F"/>
    <w:rsid w:val="002E470C"/>
    <w:rsid w:val="002E75C7"/>
    <w:rsid w:val="002F07FE"/>
    <w:rsid w:val="002F0B66"/>
    <w:rsid w:val="002F0CB9"/>
    <w:rsid w:val="002F1E54"/>
    <w:rsid w:val="002F77E9"/>
    <w:rsid w:val="002F78C9"/>
    <w:rsid w:val="0030009E"/>
    <w:rsid w:val="003005B7"/>
    <w:rsid w:val="003023F7"/>
    <w:rsid w:val="00310936"/>
    <w:rsid w:val="003134FF"/>
    <w:rsid w:val="00313946"/>
    <w:rsid w:val="00313E18"/>
    <w:rsid w:val="00314047"/>
    <w:rsid w:val="00315719"/>
    <w:rsid w:val="003174FB"/>
    <w:rsid w:val="00317C11"/>
    <w:rsid w:val="00322020"/>
    <w:rsid w:val="00323DED"/>
    <w:rsid w:val="003273A9"/>
    <w:rsid w:val="00331F4A"/>
    <w:rsid w:val="00332F3D"/>
    <w:rsid w:val="0033319E"/>
    <w:rsid w:val="00337B74"/>
    <w:rsid w:val="00340B7F"/>
    <w:rsid w:val="00340ED3"/>
    <w:rsid w:val="00341E55"/>
    <w:rsid w:val="00342CA2"/>
    <w:rsid w:val="0034363C"/>
    <w:rsid w:val="0034479C"/>
    <w:rsid w:val="00344A91"/>
    <w:rsid w:val="00346A6B"/>
    <w:rsid w:val="00347F52"/>
    <w:rsid w:val="0035052F"/>
    <w:rsid w:val="00351633"/>
    <w:rsid w:val="0035248E"/>
    <w:rsid w:val="0035442E"/>
    <w:rsid w:val="00354DD7"/>
    <w:rsid w:val="00357656"/>
    <w:rsid w:val="00357ADC"/>
    <w:rsid w:val="0036053A"/>
    <w:rsid w:val="003618A8"/>
    <w:rsid w:val="00362463"/>
    <w:rsid w:val="00362596"/>
    <w:rsid w:val="003742B6"/>
    <w:rsid w:val="00374D11"/>
    <w:rsid w:val="00375AD4"/>
    <w:rsid w:val="003813CA"/>
    <w:rsid w:val="003819B9"/>
    <w:rsid w:val="003825D4"/>
    <w:rsid w:val="0038680F"/>
    <w:rsid w:val="0038720D"/>
    <w:rsid w:val="0039305F"/>
    <w:rsid w:val="0039356A"/>
    <w:rsid w:val="00393813"/>
    <w:rsid w:val="00397BA7"/>
    <w:rsid w:val="003A551B"/>
    <w:rsid w:val="003A5AF0"/>
    <w:rsid w:val="003A74AC"/>
    <w:rsid w:val="003A7B1E"/>
    <w:rsid w:val="003B0DFA"/>
    <w:rsid w:val="003B2493"/>
    <w:rsid w:val="003B2516"/>
    <w:rsid w:val="003B3D61"/>
    <w:rsid w:val="003B3FBC"/>
    <w:rsid w:val="003B5B1A"/>
    <w:rsid w:val="003C1550"/>
    <w:rsid w:val="003C289C"/>
    <w:rsid w:val="003C2F8A"/>
    <w:rsid w:val="003C347A"/>
    <w:rsid w:val="003C451D"/>
    <w:rsid w:val="003C685B"/>
    <w:rsid w:val="003C715A"/>
    <w:rsid w:val="003D0BF1"/>
    <w:rsid w:val="003D0DCB"/>
    <w:rsid w:val="003D1661"/>
    <w:rsid w:val="003D67C5"/>
    <w:rsid w:val="003D6CD0"/>
    <w:rsid w:val="003D7634"/>
    <w:rsid w:val="003E0373"/>
    <w:rsid w:val="003E38CF"/>
    <w:rsid w:val="003E3BD6"/>
    <w:rsid w:val="003E47B2"/>
    <w:rsid w:val="003E4A66"/>
    <w:rsid w:val="003E5C73"/>
    <w:rsid w:val="003F0717"/>
    <w:rsid w:val="003F0E97"/>
    <w:rsid w:val="003F549F"/>
    <w:rsid w:val="003F6488"/>
    <w:rsid w:val="003F6CD4"/>
    <w:rsid w:val="003F705E"/>
    <w:rsid w:val="003F7780"/>
    <w:rsid w:val="0040133A"/>
    <w:rsid w:val="00402753"/>
    <w:rsid w:val="0040304E"/>
    <w:rsid w:val="00403365"/>
    <w:rsid w:val="0040373A"/>
    <w:rsid w:val="00403F08"/>
    <w:rsid w:val="00404194"/>
    <w:rsid w:val="00404B3C"/>
    <w:rsid w:val="00406D6F"/>
    <w:rsid w:val="004073D6"/>
    <w:rsid w:val="004118A7"/>
    <w:rsid w:val="004126EB"/>
    <w:rsid w:val="0041340B"/>
    <w:rsid w:val="00416BDB"/>
    <w:rsid w:val="00417D60"/>
    <w:rsid w:val="00420597"/>
    <w:rsid w:val="00420D74"/>
    <w:rsid w:val="00421EB1"/>
    <w:rsid w:val="00422595"/>
    <w:rsid w:val="004237D8"/>
    <w:rsid w:val="004239DC"/>
    <w:rsid w:val="004249B5"/>
    <w:rsid w:val="004275E1"/>
    <w:rsid w:val="00430CC8"/>
    <w:rsid w:val="00431776"/>
    <w:rsid w:val="00433088"/>
    <w:rsid w:val="00434222"/>
    <w:rsid w:val="00435FDC"/>
    <w:rsid w:val="004365D5"/>
    <w:rsid w:val="00437169"/>
    <w:rsid w:val="00442598"/>
    <w:rsid w:val="0044503D"/>
    <w:rsid w:val="00445045"/>
    <w:rsid w:val="00450400"/>
    <w:rsid w:val="00450CF8"/>
    <w:rsid w:val="004539B8"/>
    <w:rsid w:val="00454385"/>
    <w:rsid w:val="00456D3E"/>
    <w:rsid w:val="00460F39"/>
    <w:rsid w:val="00462C48"/>
    <w:rsid w:val="00464D44"/>
    <w:rsid w:val="00470590"/>
    <w:rsid w:val="00470885"/>
    <w:rsid w:val="00471AA9"/>
    <w:rsid w:val="00472C50"/>
    <w:rsid w:val="00472CFC"/>
    <w:rsid w:val="00473553"/>
    <w:rsid w:val="0047448B"/>
    <w:rsid w:val="0047456D"/>
    <w:rsid w:val="00475E8C"/>
    <w:rsid w:val="00476525"/>
    <w:rsid w:val="00476FDE"/>
    <w:rsid w:val="0047714A"/>
    <w:rsid w:val="00477E39"/>
    <w:rsid w:val="0048025D"/>
    <w:rsid w:val="00483820"/>
    <w:rsid w:val="0049086B"/>
    <w:rsid w:val="00494C35"/>
    <w:rsid w:val="00497848"/>
    <w:rsid w:val="004A143D"/>
    <w:rsid w:val="004B04F7"/>
    <w:rsid w:val="004B0F2A"/>
    <w:rsid w:val="004B611A"/>
    <w:rsid w:val="004B7932"/>
    <w:rsid w:val="004C055B"/>
    <w:rsid w:val="004C2549"/>
    <w:rsid w:val="004C4CAB"/>
    <w:rsid w:val="004C5603"/>
    <w:rsid w:val="004C60E8"/>
    <w:rsid w:val="004C679D"/>
    <w:rsid w:val="004C71ED"/>
    <w:rsid w:val="004C7A01"/>
    <w:rsid w:val="004C7EED"/>
    <w:rsid w:val="004D05A6"/>
    <w:rsid w:val="004D0E04"/>
    <w:rsid w:val="004D25AF"/>
    <w:rsid w:val="004D5ADA"/>
    <w:rsid w:val="004E0584"/>
    <w:rsid w:val="004E09B6"/>
    <w:rsid w:val="004E0E45"/>
    <w:rsid w:val="004E2B63"/>
    <w:rsid w:val="004E475A"/>
    <w:rsid w:val="004E5751"/>
    <w:rsid w:val="004E5813"/>
    <w:rsid w:val="004E60CC"/>
    <w:rsid w:val="004E6523"/>
    <w:rsid w:val="004E6D3E"/>
    <w:rsid w:val="004F1BCE"/>
    <w:rsid w:val="004F2837"/>
    <w:rsid w:val="004F55DD"/>
    <w:rsid w:val="004F55F3"/>
    <w:rsid w:val="00504FB3"/>
    <w:rsid w:val="005053AB"/>
    <w:rsid w:val="00507B2A"/>
    <w:rsid w:val="00510D47"/>
    <w:rsid w:val="00513BAE"/>
    <w:rsid w:val="0051623C"/>
    <w:rsid w:val="00516564"/>
    <w:rsid w:val="00522B70"/>
    <w:rsid w:val="00523C81"/>
    <w:rsid w:val="005252AC"/>
    <w:rsid w:val="005252C2"/>
    <w:rsid w:val="00525E49"/>
    <w:rsid w:val="0052786E"/>
    <w:rsid w:val="00527BA4"/>
    <w:rsid w:val="005313E4"/>
    <w:rsid w:val="0053214D"/>
    <w:rsid w:val="005340EA"/>
    <w:rsid w:val="00534527"/>
    <w:rsid w:val="005350C6"/>
    <w:rsid w:val="00535CA2"/>
    <w:rsid w:val="00535D1D"/>
    <w:rsid w:val="00535D55"/>
    <w:rsid w:val="005374C0"/>
    <w:rsid w:val="0054256B"/>
    <w:rsid w:val="00543B98"/>
    <w:rsid w:val="00543CC6"/>
    <w:rsid w:val="005456DB"/>
    <w:rsid w:val="00545EF9"/>
    <w:rsid w:val="00546C80"/>
    <w:rsid w:val="0055080A"/>
    <w:rsid w:val="00550855"/>
    <w:rsid w:val="00551D7D"/>
    <w:rsid w:val="00552FA7"/>
    <w:rsid w:val="005547C7"/>
    <w:rsid w:val="00556878"/>
    <w:rsid w:val="00560122"/>
    <w:rsid w:val="00562EE6"/>
    <w:rsid w:val="0056523F"/>
    <w:rsid w:val="00565FBD"/>
    <w:rsid w:val="005663F3"/>
    <w:rsid w:val="005675E0"/>
    <w:rsid w:val="00573B26"/>
    <w:rsid w:val="00575C32"/>
    <w:rsid w:val="00580A41"/>
    <w:rsid w:val="00580EB4"/>
    <w:rsid w:val="00583000"/>
    <w:rsid w:val="005863E9"/>
    <w:rsid w:val="00590306"/>
    <w:rsid w:val="005909E3"/>
    <w:rsid w:val="0059158D"/>
    <w:rsid w:val="00591692"/>
    <w:rsid w:val="00596D0C"/>
    <w:rsid w:val="005A0D78"/>
    <w:rsid w:val="005A1EDC"/>
    <w:rsid w:val="005B2A97"/>
    <w:rsid w:val="005B6FC1"/>
    <w:rsid w:val="005B7362"/>
    <w:rsid w:val="005B76D8"/>
    <w:rsid w:val="005B7758"/>
    <w:rsid w:val="005B7B85"/>
    <w:rsid w:val="005C0B32"/>
    <w:rsid w:val="005C23D0"/>
    <w:rsid w:val="005C2CD0"/>
    <w:rsid w:val="005C4D68"/>
    <w:rsid w:val="005C75AC"/>
    <w:rsid w:val="005C7E06"/>
    <w:rsid w:val="005D0316"/>
    <w:rsid w:val="005D06F8"/>
    <w:rsid w:val="005D2C00"/>
    <w:rsid w:val="005D32DA"/>
    <w:rsid w:val="005D6A7F"/>
    <w:rsid w:val="005D6FE8"/>
    <w:rsid w:val="005E28D0"/>
    <w:rsid w:val="005E78F3"/>
    <w:rsid w:val="005F500E"/>
    <w:rsid w:val="005F69B4"/>
    <w:rsid w:val="006017CA"/>
    <w:rsid w:val="00603406"/>
    <w:rsid w:val="00604C97"/>
    <w:rsid w:val="006052A9"/>
    <w:rsid w:val="00607476"/>
    <w:rsid w:val="006077BC"/>
    <w:rsid w:val="006100F6"/>
    <w:rsid w:val="006126B7"/>
    <w:rsid w:val="006138F5"/>
    <w:rsid w:val="006161C9"/>
    <w:rsid w:val="00616A60"/>
    <w:rsid w:val="00621EC6"/>
    <w:rsid w:val="006220E0"/>
    <w:rsid w:val="00622356"/>
    <w:rsid w:val="00622808"/>
    <w:rsid w:val="00622FA7"/>
    <w:rsid w:val="0062314F"/>
    <w:rsid w:val="006243AA"/>
    <w:rsid w:val="00625B72"/>
    <w:rsid w:val="0062628C"/>
    <w:rsid w:val="00626D72"/>
    <w:rsid w:val="00627339"/>
    <w:rsid w:val="00627EC9"/>
    <w:rsid w:val="00630C14"/>
    <w:rsid w:val="006318E1"/>
    <w:rsid w:val="00631FAB"/>
    <w:rsid w:val="006332FC"/>
    <w:rsid w:val="00637A9C"/>
    <w:rsid w:val="00644A25"/>
    <w:rsid w:val="00646E27"/>
    <w:rsid w:val="00647445"/>
    <w:rsid w:val="00651EFC"/>
    <w:rsid w:val="00652A12"/>
    <w:rsid w:val="0065327E"/>
    <w:rsid w:val="006562A2"/>
    <w:rsid w:val="00661D78"/>
    <w:rsid w:val="00663AB4"/>
    <w:rsid w:val="00664300"/>
    <w:rsid w:val="006736FF"/>
    <w:rsid w:val="00673B82"/>
    <w:rsid w:val="00673EE8"/>
    <w:rsid w:val="00674D29"/>
    <w:rsid w:val="00676D16"/>
    <w:rsid w:val="00676E43"/>
    <w:rsid w:val="00680803"/>
    <w:rsid w:val="00680F75"/>
    <w:rsid w:val="00681CAA"/>
    <w:rsid w:val="00682003"/>
    <w:rsid w:val="00685960"/>
    <w:rsid w:val="00686E18"/>
    <w:rsid w:val="00687761"/>
    <w:rsid w:val="00690503"/>
    <w:rsid w:val="00692A35"/>
    <w:rsid w:val="00694381"/>
    <w:rsid w:val="00694445"/>
    <w:rsid w:val="00697DF8"/>
    <w:rsid w:val="006A1275"/>
    <w:rsid w:val="006A2AF7"/>
    <w:rsid w:val="006A325D"/>
    <w:rsid w:val="006A4F88"/>
    <w:rsid w:val="006A5D69"/>
    <w:rsid w:val="006A67B4"/>
    <w:rsid w:val="006B0480"/>
    <w:rsid w:val="006B1E1D"/>
    <w:rsid w:val="006B2C6B"/>
    <w:rsid w:val="006B3FEA"/>
    <w:rsid w:val="006B739A"/>
    <w:rsid w:val="006C0F1C"/>
    <w:rsid w:val="006C26A3"/>
    <w:rsid w:val="006C4ABE"/>
    <w:rsid w:val="006C511A"/>
    <w:rsid w:val="006C70FD"/>
    <w:rsid w:val="006C7340"/>
    <w:rsid w:val="006D0D9C"/>
    <w:rsid w:val="006D2389"/>
    <w:rsid w:val="006D347A"/>
    <w:rsid w:val="006D34C6"/>
    <w:rsid w:val="006D37CE"/>
    <w:rsid w:val="006D3F6D"/>
    <w:rsid w:val="006D4BC3"/>
    <w:rsid w:val="006D52EB"/>
    <w:rsid w:val="006D5FCE"/>
    <w:rsid w:val="006E2D37"/>
    <w:rsid w:val="006E4A77"/>
    <w:rsid w:val="006E4C3B"/>
    <w:rsid w:val="006E6662"/>
    <w:rsid w:val="006F17F8"/>
    <w:rsid w:val="006F30C0"/>
    <w:rsid w:val="006F38E3"/>
    <w:rsid w:val="006F3A0E"/>
    <w:rsid w:val="006F3E51"/>
    <w:rsid w:val="006F43CB"/>
    <w:rsid w:val="006F5113"/>
    <w:rsid w:val="00700EB1"/>
    <w:rsid w:val="00702D7B"/>
    <w:rsid w:val="007061B9"/>
    <w:rsid w:val="00706D98"/>
    <w:rsid w:val="007072A6"/>
    <w:rsid w:val="00715106"/>
    <w:rsid w:val="007171CB"/>
    <w:rsid w:val="00717FAA"/>
    <w:rsid w:val="00721BBF"/>
    <w:rsid w:val="0072233F"/>
    <w:rsid w:val="00724014"/>
    <w:rsid w:val="0072604A"/>
    <w:rsid w:val="00726824"/>
    <w:rsid w:val="00730438"/>
    <w:rsid w:val="007310BC"/>
    <w:rsid w:val="007332BD"/>
    <w:rsid w:val="007359AA"/>
    <w:rsid w:val="00741B0B"/>
    <w:rsid w:val="00742F22"/>
    <w:rsid w:val="007438FE"/>
    <w:rsid w:val="00744546"/>
    <w:rsid w:val="00744728"/>
    <w:rsid w:val="0074636D"/>
    <w:rsid w:val="0074685D"/>
    <w:rsid w:val="00746BC8"/>
    <w:rsid w:val="00747C95"/>
    <w:rsid w:val="00751000"/>
    <w:rsid w:val="007511CA"/>
    <w:rsid w:val="00753266"/>
    <w:rsid w:val="00755F55"/>
    <w:rsid w:val="00756985"/>
    <w:rsid w:val="00756C88"/>
    <w:rsid w:val="00757D4F"/>
    <w:rsid w:val="007614CA"/>
    <w:rsid w:val="00761A24"/>
    <w:rsid w:val="00762FC2"/>
    <w:rsid w:val="007725A4"/>
    <w:rsid w:val="00775171"/>
    <w:rsid w:val="007764F5"/>
    <w:rsid w:val="00781848"/>
    <w:rsid w:val="007838AC"/>
    <w:rsid w:val="00783FB1"/>
    <w:rsid w:val="0078751B"/>
    <w:rsid w:val="00787DEB"/>
    <w:rsid w:val="00790EA4"/>
    <w:rsid w:val="007911DB"/>
    <w:rsid w:val="00791C0E"/>
    <w:rsid w:val="00793879"/>
    <w:rsid w:val="007960A6"/>
    <w:rsid w:val="00797567"/>
    <w:rsid w:val="007A134E"/>
    <w:rsid w:val="007A24F7"/>
    <w:rsid w:val="007A3267"/>
    <w:rsid w:val="007A36F6"/>
    <w:rsid w:val="007A3DA8"/>
    <w:rsid w:val="007A3EE4"/>
    <w:rsid w:val="007A3F57"/>
    <w:rsid w:val="007A6519"/>
    <w:rsid w:val="007A7352"/>
    <w:rsid w:val="007B145A"/>
    <w:rsid w:val="007B1950"/>
    <w:rsid w:val="007B2583"/>
    <w:rsid w:val="007B26B2"/>
    <w:rsid w:val="007B3C45"/>
    <w:rsid w:val="007B663E"/>
    <w:rsid w:val="007B6942"/>
    <w:rsid w:val="007C0E9B"/>
    <w:rsid w:val="007C1FC6"/>
    <w:rsid w:val="007C4297"/>
    <w:rsid w:val="007C5FD8"/>
    <w:rsid w:val="007D13F1"/>
    <w:rsid w:val="007D39CB"/>
    <w:rsid w:val="007D4D08"/>
    <w:rsid w:val="007D5BC9"/>
    <w:rsid w:val="007D708B"/>
    <w:rsid w:val="007D7114"/>
    <w:rsid w:val="007E0530"/>
    <w:rsid w:val="007E1B70"/>
    <w:rsid w:val="007E6504"/>
    <w:rsid w:val="007E6A92"/>
    <w:rsid w:val="007E7EEE"/>
    <w:rsid w:val="007F0058"/>
    <w:rsid w:val="007F365D"/>
    <w:rsid w:val="007F41ED"/>
    <w:rsid w:val="007F5347"/>
    <w:rsid w:val="007F6934"/>
    <w:rsid w:val="0080102E"/>
    <w:rsid w:val="00803DA2"/>
    <w:rsid w:val="008052F3"/>
    <w:rsid w:val="00805C37"/>
    <w:rsid w:val="00807D5B"/>
    <w:rsid w:val="008100F0"/>
    <w:rsid w:val="008119C6"/>
    <w:rsid w:val="00814068"/>
    <w:rsid w:val="00814D6D"/>
    <w:rsid w:val="008150AC"/>
    <w:rsid w:val="008158DD"/>
    <w:rsid w:val="00817D9B"/>
    <w:rsid w:val="00820104"/>
    <w:rsid w:val="0082019A"/>
    <w:rsid w:val="008205E9"/>
    <w:rsid w:val="00820B56"/>
    <w:rsid w:val="00820CF8"/>
    <w:rsid w:val="00824FDB"/>
    <w:rsid w:val="00825C34"/>
    <w:rsid w:val="0082688A"/>
    <w:rsid w:val="0083295B"/>
    <w:rsid w:val="00832C87"/>
    <w:rsid w:val="0083451B"/>
    <w:rsid w:val="008356F1"/>
    <w:rsid w:val="00837B7D"/>
    <w:rsid w:val="00840123"/>
    <w:rsid w:val="00841480"/>
    <w:rsid w:val="00842A52"/>
    <w:rsid w:val="00842D34"/>
    <w:rsid w:val="008434DC"/>
    <w:rsid w:val="008445F4"/>
    <w:rsid w:val="00844E3B"/>
    <w:rsid w:val="00844FC5"/>
    <w:rsid w:val="00845FF3"/>
    <w:rsid w:val="00847FA6"/>
    <w:rsid w:val="008511EB"/>
    <w:rsid w:val="0085202A"/>
    <w:rsid w:val="008527C6"/>
    <w:rsid w:val="00852988"/>
    <w:rsid w:val="0085384C"/>
    <w:rsid w:val="00854A11"/>
    <w:rsid w:val="008555AA"/>
    <w:rsid w:val="008560A2"/>
    <w:rsid w:val="00857974"/>
    <w:rsid w:val="008605E0"/>
    <w:rsid w:val="00860D8D"/>
    <w:rsid w:val="00861072"/>
    <w:rsid w:val="008612FA"/>
    <w:rsid w:val="00862773"/>
    <w:rsid w:val="00863B94"/>
    <w:rsid w:val="008643D1"/>
    <w:rsid w:val="00864C4E"/>
    <w:rsid w:val="008656FD"/>
    <w:rsid w:val="00865DC5"/>
    <w:rsid w:val="00867AC9"/>
    <w:rsid w:val="00871A69"/>
    <w:rsid w:val="0087410F"/>
    <w:rsid w:val="00880D54"/>
    <w:rsid w:val="0088111B"/>
    <w:rsid w:val="00883DB1"/>
    <w:rsid w:val="00890219"/>
    <w:rsid w:val="008968F6"/>
    <w:rsid w:val="008971A3"/>
    <w:rsid w:val="008A0E7F"/>
    <w:rsid w:val="008A11EA"/>
    <w:rsid w:val="008A2D56"/>
    <w:rsid w:val="008A59C8"/>
    <w:rsid w:val="008A726F"/>
    <w:rsid w:val="008A75B4"/>
    <w:rsid w:val="008B1343"/>
    <w:rsid w:val="008B314C"/>
    <w:rsid w:val="008B3780"/>
    <w:rsid w:val="008B7212"/>
    <w:rsid w:val="008B78A7"/>
    <w:rsid w:val="008B7920"/>
    <w:rsid w:val="008C05AA"/>
    <w:rsid w:val="008C0732"/>
    <w:rsid w:val="008C1718"/>
    <w:rsid w:val="008C194D"/>
    <w:rsid w:val="008C1CBA"/>
    <w:rsid w:val="008C23AA"/>
    <w:rsid w:val="008C5A44"/>
    <w:rsid w:val="008C6566"/>
    <w:rsid w:val="008C6C67"/>
    <w:rsid w:val="008D1D76"/>
    <w:rsid w:val="008D2085"/>
    <w:rsid w:val="008D5671"/>
    <w:rsid w:val="008D569D"/>
    <w:rsid w:val="008D671D"/>
    <w:rsid w:val="008D6A2F"/>
    <w:rsid w:val="008E01E5"/>
    <w:rsid w:val="008E0645"/>
    <w:rsid w:val="008E101F"/>
    <w:rsid w:val="008E22B1"/>
    <w:rsid w:val="008E4067"/>
    <w:rsid w:val="008E473A"/>
    <w:rsid w:val="008E4E98"/>
    <w:rsid w:val="008E5D46"/>
    <w:rsid w:val="008E6442"/>
    <w:rsid w:val="008E6A81"/>
    <w:rsid w:val="008E6C92"/>
    <w:rsid w:val="008E7955"/>
    <w:rsid w:val="008F08CF"/>
    <w:rsid w:val="008F1B13"/>
    <w:rsid w:val="008F5510"/>
    <w:rsid w:val="008F6AA1"/>
    <w:rsid w:val="009011FD"/>
    <w:rsid w:val="00902380"/>
    <w:rsid w:val="00903885"/>
    <w:rsid w:val="00905C81"/>
    <w:rsid w:val="00912BEC"/>
    <w:rsid w:val="00913360"/>
    <w:rsid w:val="00914ACD"/>
    <w:rsid w:val="00917D12"/>
    <w:rsid w:val="00921557"/>
    <w:rsid w:val="00921E50"/>
    <w:rsid w:val="00922DB3"/>
    <w:rsid w:val="009231E4"/>
    <w:rsid w:val="0092320A"/>
    <w:rsid w:val="009242B1"/>
    <w:rsid w:val="00926114"/>
    <w:rsid w:val="00927328"/>
    <w:rsid w:val="009277E5"/>
    <w:rsid w:val="00927BAA"/>
    <w:rsid w:val="009334FF"/>
    <w:rsid w:val="00935B6F"/>
    <w:rsid w:val="00940817"/>
    <w:rsid w:val="00943030"/>
    <w:rsid w:val="009435CE"/>
    <w:rsid w:val="009440FB"/>
    <w:rsid w:val="00944921"/>
    <w:rsid w:val="00950DB3"/>
    <w:rsid w:val="00952B0B"/>
    <w:rsid w:val="00955189"/>
    <w:rsid w:val="00955339"/>
    <w:rsid w:val="009617AF"/>
    <w:rsid w:val="00964F67"/>
    <w:rsid w:val="009668DE"/>
    <w:rsid w:val="00966A0F"/>
    <w:rsid w:val="00967540"/>
    <w:rsid w:val="009705D4"/>
    <w:rsid w:val="00970ED8"/>
    <w:rsid w:val="00971F90"/>
    <w:rsid w:val="0097317D"/>
    <w:rsid w:val="00973E5F"/>
    <w:rsid w:val="00976AC7"/>
    <w:rsid w:val="00980C9D"/>
    <w:rsid w:val="00983BE2"/>
    <w:rsid w:val="009852CA"/>
    <w:rsid w:val="00985FE2"/>
    <w:rsid w:val="009913BF"/>
    <w:rsid w:val="009924B7"/>
    <w:rsid w:val="00992DF3"/>
    <w:rsid w:val="009935E4"/>
    <w:rsid w:val="00994026"/>
    <w:rsid w:val="009A0285"/>
    <w:rsid w:val="009A0568"/>
    <w:rsid w:val="009A1E28"/>
    <w:rsid w:val="009A3733"/>
    <w:rsid w:val="009A602A"/>
    <w:rsid w:val="009A63D6"/>
    <w:rsid w:val="009A6E8C"/>
    <w:rsid w:val="009A792D"/>
    <w:rsid w:val="009B1552"/>
    <w:rsid w:val="009B33E1"/>
    <w:rsid w:val="009B4040"/>
    <w:rsid w:val="009B65F3"/>
    <w:rsid w:val="009B71CE"/>
    <w:rsid w:val="009C053D"/>
    <w:rsid w:val="009C0C69"/>
    <w:rsid w:val="009C0EC1"/>
    <w:rsid w:val="009C23D7"/>
    <w:rsid w:val="009C4B23"/>
    <w:rsid w:val="009C51BF"/>
    <w:rsid w:val="009C7FED"/>
    <w:rsid w:val="009D5532"/>
    <w:rsid w:val="009E1ECE"/>
    <w:rsid w:val="009E35E0"/>
    <w:rsid w:val="009E596B"/>
    <w:rsid w:val="009E61C6"/>
    <w:rsid w:val="009E62BB"/>
    <w:rsid w:val="009E6F53"/>
    <w:rsid w:val="009F0E6C"/>
    <w:rsid w:val="009F2548"/>
    <w:rsid w:val="009F43E2"/>
    <w:rsid w:val="009F50B8"/>
    <w:rsid w:val="009F74F5"/>
    <w:rsid w:val="00A03563"/>
    <w:rsid w:val="00A0601D"/>
    <w:rsid w:val="00A0697D"/>
    <w:rsid w:val="00A1377E"/>
    <w:rsid w:val="00A152F1"/>
    <w:rsid w:val="00A2095B"/>
    <w:rsid w:val="00A20D6C"/>
    <w:rsid w:val="00A22BB4"/>
    <w:rsid w:val="00A24F88"/>
    <w:rsid w:val="00A2618F"/>
    <w:rsid w:val="00A26530"/>
    <w:rsid w:val="00A30042"/>
    <w:rsid w:val="00A338C6"/>
    <w:rsid w:val="00A358B7"/>
    <w:rsid w:val="00A378F9"/>
    <w:rsid w:val="00A37AEC"/>
    <w:rsid w:val="00A40AC1"/>
    <w:rsid w:val="00A417E4"/>
    <w:rsid w:val="00A449DC"/>
    <w:rsid w:val="00A44AE6"/>
    <w:rsid w:val="00A4517C"/>
    <w:rsid w:val="00A46927"/>
    <w:rsid w:val="00A50DCA"/>
    <w:rsid w:val="00A52F1D"/>
    <w:rsid w:val="00A53A23"/>
    <w:rsid w:val="00A53B95"/>
    <w:rsid w:val="00A6235E"/>
    <w:rsid w:val="00A63158"/>
    <w:rsid w:val="00A63521"/>
    <w:rsid w:val="00A636D6"/>
    <w:rsid w:val="00A64850"/>
    <w:rsid w:val="00A7012F"/>
    <w:rsid w:val="00A71FCB"/>
    <w:rsid w:val="00A7384E"/>
    <w:rsid w:val="00A7415B"/>
    <w:rsid w:val="00A75638"/>
    <w:rsid w:val="00A75C61"/>
    <w:rsid w:val="00A76FA1"/>
    <w:rsid w:val="00A802F1"/>
    <w:rsid w:val="00A82CC4"/>
    <w:rsid w:val="00A82FC8"/>
    <w:rsid w:val="00A830D6"/>
    <w:rsid w:val="00A8389B"/>
    <w:rsid w:val="00A84854"/>
    <w:rsid w:val="00A84997"/>
    <w:rsid w:val="00A8517F"/>
    <w:rsid w:val="00A86799"/>
    <w:rsid w:val="00A86DBA"/>
    <w:rsid w:val="00A96242"/>
    <w:rsid w:val="00A96337"/>
    <w:rsid w:val="00A97A18"/>
    <w:rsid w:val="00AA090D"/>
    <w:rsid w:val="00AA168A"/>
    <w:rsid w:val="00AA19EA"/>
    <w:rsid w:val="00AA2DA2"/>
    <w:rsid w:val="00AA2DA5"/>
    <w:rsid w:val="00AA4D51"/>
    <w:rsid w:val="00AA5CEB"/>
    <w:rsid w:val="00AA685B"/>
    <w:rsid w:val="00AB3FDE"/>
    <w:rsid w:val="00AB469D"/>
    <w:rsid w:val="00AB4776"/>
    <w:rsid w:val="00AB49B9"/>
    <w:rsid w:val="00AB6EC8"/>
    <w:rsid w:val="00AB6F21"/>
    <w:rsid w:val="00AC164E"/>
    <w:rsid w:val="00AC1EA3"/>
    <w:rsid w:val="00AC4117"/>
    <w:rsid w:val="00AC42A3"/>
    <w:rsid w:val="00AC69C3"/>
    <w:rsid w:val="00AD0F38"/>
    <w:rsid w:val="00AD1872"/>
    <w:rsid w:val="00AD1F50"/>
    <w:rsid w:val="00AD2FA3"/>
    <w:rsid w:val="00AD3F35"/>
    <w:rsid w:val="00AD7BE1"/>
    <w:rsid w:val="00AE0EA4"/>
    <w:rsid w:val="00AE1835"/>
    <w:rsid w:val="00AE1B9B"/>
    <w:rsid w:val="00AE49B8"/>
    <w:rsid w:val="00AE53C9"/>
    <w:rsid w:val="00AF2599"/>
    <w:rsid w:val="00AF2CD9"/>
    <w:rsid w:val="00AF541E"/>
    <w:rsid w:val="00AF69DA"/>
    <w:rsid w:val="00AF7DB1"/>
    <w:rsid w:val="00B002BF"/>
    <w:rsid w:val="00B0052A"/>
    <w:rsid w:val="00B02A0E"/>
    <w:rsid w:val="00B02EF3"/>
    <w:rsid w:val="00B06A89"/>
    <w:rsid w:val="00B11661"/>
    <w:rsid w:val="00B11DEB"/>
    <w:rsid w:val="00B12E8D"/>
    <w:rsid w:val="00B1430E"/>
    <w:rsid w:val="00B152B9"/>
    <w:rsid w:val="00B1592D"/>
    <w:rsid w:val="00B179ED"/>
    <w:rsid w:val="00B20170"/>
    <w:rsid w:val="00B227D1"/>
    <w:rsid w:val="00B23C1D"/>
    <w:rsid w:val="00B24CB1"/>
    <w:rsid w:val="00B2750D"/>
    <w:rsid w:val="00B32C88"/>
    <w:rsid w:val="00B34961"/>
    <w:rsid w:val="00B3524A"/>
    <w:rsid w:val="00B360C6"/>
    <w:rsid w:val="00B371C7"/>
    <w:rsid w:val="00B372AC"/>
    <w:rsid w:val="00B37F26"/>
    <w:rsid w:val="00B408CB"/>
    <w:rsid w:val="00B448C1"/>
    <w:rsid w:val="00B46B09"/>
    <w:rsid w:val="00B46D0E"/>
    <w:rsid w:val="00B47CBA"/>
    <w:rsid w:val="00B50553"/>
    <w:rsid w:val="00B5145F"/>
    <w:rsid w:val="00B520A1"/>
    <w:rsid w:val="00B550D6"/>
    <w:rsid w:val="00B55BA6"/>
    <w:rsid w:val="00B56903"/>
    <w:rsid w:val="00B571C1"/>
    <w:rsid w:val="00B57818"/>
    <w:rsid w:val="00B60C17"/>
    <w:rsid w:val="00B61730"/>
    <w:rsid w:val="00B61E21"/>
    <w:rsid w:val="00B624F4"/>
    <w:rsid w:val="00B62C02"/>
    <w:rsid w:val="00B635B8"/>
    <w:rsid w:val="00B63DA4"/>
    <w:rsid w:val="00B644A8"/>
    <w:rsid w:val="00B6712D"/>
    <w:rsid w:val="00B703F4"/>
    <w:rsid w:val="00B7071F"/>
    <w:rsid w:val="00B71451"/>
    <w:rsid w:val="00B746D2"/>
    <w:rsid w:val="00B74F88"/>
    <w:rsid w:val="00B7545A"/>
    <w:rsid w:val="00B757D3"/>
    <w:rsid w:val="00B76369"/>
    <w:rsid w:val="00B76C4D"/>
    <w:rsid w:val="00B76DEF"/>
    <w:rsid w:val="00B81238"/>
    <w:rsid w:val="00B83654"/>
    <w:rsid w:val="00B852EF"/>
    <w:rsid w:val="00B861D4"/>
    <w:rsid w:val="00B8637E"/>
    <w:rsid w:val="00B86B23"/>
    <w:rsid w:val="00B907A9"/>
    <w:rsid w:val="00B97122"/>
    <w:rsid w:val="00BA2830"/>
    <w:rsid w:val="00BA525C"/>
    <w:rsid w:val="00BA7BE7"/>
    <w:rsid w:val="00BB1767"/>
    <w:rsid w:val="00BB2346"/>
    <w:rsid w:val="00BB2B7C"/>
    <w:rsid w:val="00BB3AA8"/>
    <w:rsid w:val="00BB6174"/>
    <w:rsid w:val="00BB6E91"/>
    <w:rsid w:val="00BB7946"/>
    <w:rsid w:val="00BB7AB7"/>
    <w:rsid w:val="00BC0F3B"/>
    <w:rsid w:val="00BC4E68"/>
    <w:rsid w:val="00BC5036"/>
    <w:rsid w:val="00BC6E1F"/>
    <w:rsid w:val="00BD0838"/>
    <w:rsid w:val="00BD3E16"/>
    <w:rsid w:val="00BD3E31"/>
    <w:rsid w:val="00BD4A2F"/>
    <w:rsid w:val="00BD5B71"/>
    <w:rsid w:val="00BE2542"/>
    <w:rsid w:val="00BE2EAA"/>
    <w:rsid w:val="00BE3309"/>
    <w:rsid w:val="00BE3D72"/>
    <w:rsid w:val="00BE764C"/>
    <w:rsid w:val="00BF12E9"/>
    <w:rsid w:val="00BF29A5"/>
    <w:rsid w:val="00BF464D"/>
    <w:rsid w:val="00BF6A2F"/>
    <w:rsid w:val="00C00071"/>
    <w:rsid w:val="00C005F7"/>
    <w:rsid w:val="00C01B2E"/>
    <w:rsid w:val="00C027CF"/>
    <w:rsid w:val="00C04C75"/>
    <w:rsid w:val="00C05F80"/>
    <w:rsid w:val="00C125B8"/>
    <w:rsid w:val="00C1371D"/>
    <w:rsid w:val="00C13D2B"/>
    <w:rsid w:val="00C15481"/>
    <w:rsid w:val="00C160AF"/>
    <w:rsid w:val="00C167F7"/>
    <w:rsid w:val="00C1690C"/>
    <w:rsid w:val="00C17E8A"/>
    <w:rsid w:val="00C21930"/>
    <w:rsid w:val="00C21E19"/>
    <w:rsid w:val="00C22949"/>
    <w:rsid w:val="00C229CD"/>
    <w:rsid w:val="00C244FF"/>
    <w:rsid w:val="00C2496E"/>
    <w:rsid w:val="00C24FF8"/>
    <w:rsid w:val="00C27151"/>
    <w:rsid w:val="00C30109"/>
    <w:rsid w:val="00C32068"/>
    <w:rsid w:val="00C34092"/>
    <w:rsid w:val="00C34622"/>
    <w:rsid w:val="00C349A4"/>
    <w:rsid w:val="00C36FE0"/>
    <w:rsid w:val="00C40C41"/>
    <w:rsid w:val="00C436C6"/>
    <w:rsid w:val="00C44072"/>
    <w:rsid w:val="00C44ACE"/>
    <w:rsid w:val="00C45D2F"/>
    <w:rsid w:val="00C506D3"/>
    <w:rsid w:val="00C51A32"/>
    <w:rsid w:val="00C53358"/>
    <w:rsid w:val="00C53A9C"/>
    <w:rsid w:val="00C541D2"/>
    <w:rsid w:val="00C55729"/>
    <w:rsid w:val="00C57096"/>
    <w:rsid w:val="00C61A0D"/>
    <w:rsid w:val="00C61E8D"/>
    <w:rsid w:val="00C62164"/>
    <w:rsid w:val="00C6280F"/>
    <w:rsid w:val="00C62893"/>
    <w:rsid w:val="00C63658"/>
    <w:rsid w:val="00C64A92"/>
    <w:rsid w:val="00C64FBE"/>
    <w:rsid w:val="00C66309"/>
    <w:rsid w:val="00C66454"/>
    <w:rsid w:val="00C667DD"/>
    <w:rsid w:val="00C67F04"/>
    <w:rsid w:val="00C7041C"/>
    <w:rsid w:val="00C71597"/>
    <w:rsid w:val="00C71E4D"/>
    <w:rsid w:val="00C75318"/>
    <w:rsid w:val="00C7697A"/>
    <w:rsid w:val="00C82546"/>
    <w:rsid w:val="00C82A67"/>
    <w:rsid w:val="00C8392E"/>
    <w:rsid w:val="00C83EEF"/>
    <w:rsid w:val="00C85D72"/>
    <w:rsid w:val="00C865D6"/>
    <w:rsid w:val="00C8693B"/>
    <w:rsid w:val="00C9056D"/>
    <w:rsid w:val="00C94073"/>
    <w:rsid w:val="00C950A9"/>
    <w:rsid w:val="00C97CD0"/>
    <w:rsid w:val="00CA2B9E"/>
    <w:rsid w:val="00CA3219"/>
    <w:rsid w:val="00CA7EC6"/>
    <w:rsid w:val="00CB146E"/>
    <w:rsid w:val="00CB1DFE"/>
    <w:rsid w:val="00CB2BEF"/>
    <w:rsid w:val="00CB5A9C"/>
    <w:rsid w:val="00CB5C86"/>
    <w:rsid w:val="00CB6909"/>
    <w:rsid w:val="00CB6983"/>
    <w:rsid w:val="00CB6D60"/>
    <w:rsid w:val="00CB6DD0"/>
    <w:rsid w:val="00CB7D78"/>
    <w:rsid w:val="00CC1787"/>
    <w:rsid w:val="00CC6F60"/>
    <w:rsid w:val="00CD0455"/>
    <w:rsid w:val="00CD08B8"/>
    <w:rsid w:val="00CD127F"/>
    <w:rsid w:val="00CD3EFC"/>
    <w:rsid w:val="00CD447F"/>
    <w:rsid w:val="00CE0523"/>
    <w:rsid w:val="00CE5484"/>
    <w:rsid w:val="00CE5FEE"/>
    <w:rsid w:val="00CE665E"/>
    <w:rsid w:val="00CE6BD1"/>
    <w:rsid w:val="00CF1EB7"/>
    <w:rsid w:val="00CF2898"/>
    <w:rsid w:val="00CF5EA7"/>
    <w:rsid w:val="00CF60CD"/>
    <w:rsid w:val="00CF66D5"/>
    <w:rsid w:val="00CF6D41"/>
    <w:rsid w:val="00D01476"/>
    <w:rsid w:val="00D01B4D"/>
    <w:rsid w:val="00D0413C"/>
    <w:rsid w:val="00D05215"/>
    <w:rsid w:val="00D07FDF"/>
    <w:rsid w:val="00D1114A"/>
    <w:rsid w:val="00D118D8"/>
    <w:rsid w:val="00D15728"/>
    <w:rsid w:val="00D17776"/>
    <w:rsid w:val="00D2081B"/>
    <w:rsid w:val="00D21100"/>
    <w:rsid w:val="00D21980"/>
    <w:rsid w:val="00D30BA0"/>
    <w:rsid w:val="00D366BC"/>
    <w:rsid w:val="00D41100"/>
    <w:rsid w:val="00D41820"/>
    <w:rsid w:val="00D465BF"/>
    <w:rsid w:val="00D47CF1"/>
    <w:rsid w:val="00D50F25"/>
    <w:rsid w:val="00D51681"/>
    <w:rsid w:val="00D52B94"/>
    <w:rsid w:val="00D5328F"/>
    <w:rsid w:val="00D53863"/>
    <w:rsid w:val="00D6190F"/>
    <w:rsid w:val="00D622CD"/>
    <w:rsid w:val="00D63AA3"/>
    <w:rsid w:val="00D6465E"/>
    <w:rsid w:val="00D671CB"/>
    <w:rsid w:val="00D70B61"/>
    <w:rsid w:val="00D71BB7"/>
    <w:rsid w:val="00D729E4"/>
    <w:rsid w:val="00D73449"/>
    <w:rsid w:val="00D74AC7"/>
    <w:rsid w:val="00D76740"/>
    <w:rsid w:val="00D779EE"/>
    <w:rsid w:val="00D806C1"/>
    <w:rsid w:val="00D80ED7"/>
    <w:rsid w:val="00D82261"/>
    <w:rsid w:val="00D82821"/>
    <w:rsid w:val="00D83D74"/>
    <w:rsid w:val="00D83F4A"/>
    <w:rsid w:val="00D841C7"/>
    <w:rsid w:val="00D851B3"/>
    <w:rsid w:val="00D85718"/>
    <w:rsid w:val="00D86EEC"/>
    <w:rsid w:val="00D91E0F"/>
    <w:rsid w:val="00D9246C"/>
    <w:rsid w:val="00DA31A1"/>
    <w:rsid w:val="00DA3BCD"/>
    <w:rsid w:val="00DA4D19"/>
    <w:rsid w:val="00DA4F05"/>
    <w:rsid w:val="00DA5530"/>
    <w:rsid w:val="00DB0575"/>
    <w:rsid w:val="00DB0FD3"/>
    <w:rsid w:val="00DB280C"/>
    <w:rsid w:val="00DB4651"/>
    <w:rsid w:val="00DB47F0"/>
    <w:rsid w:val="00DB4803"/>
    <w:rsid w:val="00DB57E6"/>
    <w:rsid w:val="00DB64DB"/>
    <w:rsid w:val="00DB6533"/>
    <w:rsid w:val="00DB6CFE"/>
    <w:rsid w:val="00DB788A"/>
    <w:rsid w:val="00DC09F6"/>
    <w:rsid w:val="00DC11D2"/>
    <w:rsid w:val="00DC123F"/>
    <w:rsid w:val="00DC5F4C"/>
    <w:rsid w:val="00DC66E0"/>
    <w:rsid w:val="00DC7950"/>
    <w:rsid w:val="00DD0009"/>
    <w:rsid w:val="00DD0BBD"/>
    <w:rsid w:val="00DD198E"/>
    <w:rsid w:val="00DD2743"/>
    <w:rsid w:val="00DD2B00"/>
    <w:rsid w:val="00DD3230"/>
    <w:rsid w:val="00DD3A8C"/>
    <w:rsid w:val="00DD49A9"/>
    <w:rsid w:val="00DD7A64"/>
    <w:rsid w:val="00DE0F87"/>
    <w:rsid w:val="00DE6679"/>
    <w:rsid w:val="00DE6754"/>
    <w:rsid w:val="00DE6FA9"/>
    <w:rsid w:val="00DE7130"/>
    <w:rsid w:val="00DF0B61"/>
    <w:rsid w:val="00DF3DDB"/>
    <w:rsid w:val="00DF4B5C"/>
    <w:rsid w:val="00DF52C4"/>
    <w:rsid w:val="00DF6C89"/>
    <w:rsid w:val="00DF6FDC"/>
    <w:rsid w:val="00E0189F"/>
    <w:rsid w:val="00E01B14"/>
    <w:rsid w:val="00E01E7F"/>
    <w:rsid w:val="00E03CCC"/>
    <w:rsid w:val="00E06496"/>
    <w:rsid w:val="00E14D98"/>
    <w:rsid w:val="00E15765"/>
    <w:rsid w:val="00E1671E"/>
    <w:rsid w:val="00E20371"/>
    <w:rsid w:val="00E22935"/>
    <w:rsid w:val="00E23E47"/>
    <w:rsid w:val="00E24163"/>
    <w:rsid w:val="00E27715"/>
    <w:rsid w:val="00E32981"/>
    <w:rsid w:val="00E33321"/>
    <w:rsid w:val="00E3337E"/>
    <w:rsid w:val="00E33BB0"/>
    <w:rsid w:val="00E35DEE"/>
    <w:rsid w:val="00E43663"/>
    <w:rsid w:val="00E43CA9"/>
    <w:rsid w:val="00E44B53"/>
    <w:rsid w:val="00E51BB4"/>
    <w:rsid w:val="00E51EE3"/>
    <w:rsid w:val="00E5270A"/>
    <w:rsid w:val="00E54589"/>
    <w:rsid w:val="00E5716F"/>
    <w:rsid w:val="00E621B7"/>
    <w:rsid w:val="00E623E6"/>
    <w:rsid w:val="00E67585"/>
    <w:rsid w:val="00E7197D"/>
    <w:rsid w:val="00E72DFA"/>
    <w:rsid w:val="00E755C3"/>
    <w:rsid w:val="00E7582C"/>
    <w:rsid w:val="00E76B80"/>
    <w:rsid w:val="00E76B99"/>
    <w:rsid w:val="00E77CFA"/>
    <w:rsid w:val="00E81D27"/>
    <w:rsid w:val="00E833AB"/>
    <w:rsid w:val="00E85C3D"/>
    <w:rsid w:val="00E85FBF"/>
    <w:rsid w:val="00E8797A"/>
    <w:rsid w:val="00E91691"/>
    <w:rsid w:val="00E92CDB"/>
    <w:rsid w:val="00E97B69"/>
    <w:rsid w:val="00EA0D47"/>
    <w:rsid w:val="00EA133C"/>
    <w:rsid w:val="00EA1AD9"/>
    <w:rsid w:val="00EA273E"/>
    <w:rsid w:val="00EA413C"/>
    <w:rsid w:val="00EA4493"/>
    <w:rsid w:val="00EA5A71"/>
    <w:rsid w:val="00EA63B7"/>
    <w:rsid w:val="00EA6FD0"/>
    <w:rsid w:val="00EB34AB"/>
    <w:rsid w:val="00EB441E"/>
    <w:rsid w:val="00EB5B03"/>
    <w:rsid w:val="00EB5D4F"/>
    <w:rsid w:val="00EB671B"/>
    <w:rsid w:val="00EC0580"/>
    <w:rsid w:val="00EC0634"/>
    <w:rsid w:val="00EC0DA1"/>
    <w:rsid w:val="00EC1CE0"/>
    <w:rsid w:val="00EC6710"/>
    <w:rsid w:val="00ED01DA"/>
    <w:rsid w:val="00ED17B0"/>
    <w:rsid w:val="00ED1FBB"/>
    <w:rsid w:val="00ED24F7"/>
    <w:rsid w:val="00ED264B"/>
    <w:rsid w:val="00ED3C8C"/>
    <w:rsid w:val="00EE10CE"/>
    <w:rsid w:val="00EE5C9C"/>
    <w:rsid w:val="00EE5EB0"/>
    <w:rsid w:val="00EE6154"/>
    <w:rsid w:val="00EE65E5"/>
    <w:rsid w:val="00EF2730"/>
    <w:rsid w:val="00EF433E"/>
    <w:rsid w:val="00EF45E5"/>
    <w:rsid w:val="00EF5AEC"/>
    <w:rsid w:val="00EF7B35"/>
    <w:rsid w:val="00F01815"/>
    <w:rsid w:val="00F02A92"/>
    <w:rsid w:val="00F0524C"/>
    <w:rsid w:val="00F06446"/>
    <w:rsid w:val="00F07936"/>
    <w:rsid w:val="00F1289A"/>
    <w:rsid w:val="00F12BD2"/>
    <w:rsid w:val="00F1312C"/>
    <w:rsid w:val="00F1522C"/>
    <w:rsid w:val="00F20F8C"/>
    <w:rsid w:val="00F2160D"/>
    <w:rsid w:val="00F21AC0"/>
    <w:rsid w:val="00F22466"/>
    <w:rsid w:val="00F23B7B"/>
    <w:rsid w:val="00F25588"/>
    <w:rsid w:val="00F27161"/>
    <w:rsid w:val="00F3487E"/>
    <w:rsid w:val="00F3538E"/>
    <w:rsid w:val="00F3553D"/>
    <w:rsid w:val="00F4056F"/>
    <w:rsid w:val="00F418C8"/>
    <w:rsid w:val="00F41978"/>
    <w:rsid w:val="00F44C2D"/>
    <w:rsid w:val="00F47F12"/>
    <w:rsid w:val="00F50985"/>
    <w:rsid w:val="00F51167"/>
    <w:rsid w:val="00F5141D"/>
    <w:rsid w:val="00F532FC"/>
    <w:rsid w:val="00F54ED3"/>
    <w:rsid w:val="00F55605"/>
    <w:rsid w:val="00F56D65"/>
    <w:rsid w:val="00F60BA4"/>
    <w:rsid w:val="00F60FD8"/>
    <w:rsid w:val="00F61FEE"/>
    <w:rsid w:val="00F62D6F"/>
    <w:rsid w:val="00F6373B"/>
    <w:rsid w:val="00F67300"/>
    <w:rsid w:val="00F6789F"/>
    <w:rsid w:val="00F67E9A"/>
    <w:rsid w:val="00F723AF"/>
    <w:rsid w:val="00F72C59"/>
    <w:rsid w:val="00F73B74"/>
    <w:rsid w:val="00F75CB2"/>
    <w:rsid w:val="00F76487"/>
    <w:rsid w:val="00F81F98"/>
    <w:rsid w:val="00F82B04"/>
    <w:rsid w:val="00F83590"/>
    <w:rsid w:val="00F83F3E"/>
    <w:rsid w:val="00F84713"/>
    <w:rsid w:val="00F84EF2"/>
    <w:rsid w:val="00F84F34"/>
    <w:rsid w:val="00F854FB"/>
    <w:rsid w:val="00F87F85"/>
    <w:rsid w:val="00F908FF"/>
    <w:rsid w:val="00F91213"/>
    <w:rsid w:val="00F91319"/>
    <w:rsid w:val="00F917F4"/>
    <w:rsid w:val="00F94294"/>
    <w:rsid w:val="00F949D5"/>
    <w:rsid w:val="00F96C03"/>
    <w:rsid w:val="00F97EC5"/>
    <w:rsid w:val="00FA54A7"/>
    <w:rsid w:val="00FA7398"/>
    <w:rsid w:val="00FA7629"/>
    <w:rsid w:val="00FB2858"/>
    <w:rsid w:val="00FB2A2B"/>
    <w:rsid w:val="00FB4760"/>
    <w:rsid w:val="00FB4D8F"/>
    <w:rsid w:val="00FC082F"/>
    <w:rsid w:val="00FC79C3"/>
    <w:rsid w:val="00FC7AE0"/>
    <w:rsid w:val="00FC7BDF"/>
    <w:rsid w:val="00FD20A2"/>
    <w:rsid w:val="00FD44C0"/>
    <w:rsid w:val="00FD4E8C"/>
    <w:rsid w:val="00FD5D65"/>
    <w:rsid w:val="00FF1A8A"/>
    <w:rsid w:val="00FF50C4"/>
    <w:rsid w:val="00FF607A"/>
    <w:rsid w:val="00FF6CC6"/>
    <w:rsid w:val="00FF6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278F28BB"/>
  <w15:docId w15:val="{35A397ED-4469-4DC1-B495-A4B00110D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semiHidden="1" w:uiPriority="5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671CB"/>
    <w:pPr>
      <w:spacing w:before="120" w:after="0"/>
      <w:ind w:left="90"/>
      <w:jc w:val="both"/>
    </w:pPr>
    <w:rPr>
      <w:rFonts w:ascii="Times New Roman" w:eastAsiaTheme="minorEastAsia" w:hAnsi="Times New Roman"/>
      <w:sz w:val="20"/>
    </w:rPr>
  </w:style>
  <w:style w:type="paragraph" w:styleId="Heading1">
    <w:name w:val="heading 1"/>
    <w:basedOn w:val="Normal"/>
    <w:next w:val="Normal"/>
    <w:link w:val="Heading1Char"/>
    <w:qFormat/>
    <w:rsid w:val="00D729E4"/>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nhideWhenUsed/>
    <w:qFormat/>
    <w:rsid w:val="00D729E4"/>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950DB3"/>
    <w:pPr>
      <w:widowControl w:val="0"/>
      <w:numPr>
        <w:ilvl w:val="1"/>
        <w:numId w:val="1"/>
      </w:numPr>
      <w:tabs>
        <w:tab w:val="left" w:pos="471"/>
      </w:tabs>
      <w:spacing w:before="0" w:line="240" w:lineRule="auto"/>
      <w:ind w:left="358" w:right="643"/>
      <w:outlineLvl w:val="2"/>
    </w:pPr>
    <w:rPr>
      <w:rFonts w:asciiTheme="majorHAnsi" w:eastAsiaTheme="majorEastAsia" w:hAnsiTheme="majorHAnsi" w:cstheme="majorBidi"/>
      <w:b/>
      <w:bCs/>
      <w:spacing w:val="2"/>
    </w:rPr>
  </w:style>
  <w:style w:type="paragraph" w:styleId="Heading4">
    <w:name w:val="heading 4"/>
    <w:basedOn w:val="Normal"/>
    <w:next w:val="Normal"/>
    <w:link w:val="Heading4Char"/>
    <w:semiHidden/>
    <w:unhideWhenUsed/>
    <w:qFormat/>
    <w:rsid w:val="008445F4"/>
    <w:pPr>
      <w:keepNext/>
      <w:keepLines/>
      <w:spacing w:before="200" w:line="240" w:lineRule="auto"/>
      <w:ind w:left="0"/>
      <w:outlineLvl w:val="3"/>
    </w:pPr>
    <w:rPr>
      <w:rFonts w:asciiTheme="majorHAnsi" w:eastAsiaTheme="majorEastAsia" w:hAnsiTheme="majorHAnsi" w:cstheme="majorBidi"/>
      <w:b/>
      <w:bCs/>
      <w:i/>
      <w:iCs/>
      <w:color w:val="4F81BD" w:themeColor="accent1"/>
      <w:szCs w:val="20"/>
    </w:rPr>
  </w:style>
  <w:style w:type="paragraph" w:styleId="Heading5">
    <w:name w:val="heading 5"/>
    <w:basedOn w:val="Normal"/>
    <w:next w:val="Normal"/>
    <w:link w:val="Heading5Char"/>
    <w:semiHidden/>
    <w:unhideWhenUsed/>
    <w:qFormat/>
    <w:rsid w:val="008445F4"/>
    <w:pPr>
      <w:keepNext/>
      <w:keepLines/>
      <w:spacing w:before="200" w:line="240" w:lineRule="auto"/>
      <w:ind w:left="0"/>
      <w:outlineLvl w:val="4"/>
    </w:pPr>
    <w:rPr>
      <w:rFonts w:asciiTheme="majorHAnsi" w:eastAsiaTheme="majorEastAsia" w:hAnsiTheme="majorHAnsi" w:cstheme="majorBidi"/>
      <w:color w:val="243F60" w:themeColor="accent1" w:themeShade="7F"/>
      <w:szCs w:val="20"/>
    </w:rPr>
  </w:style>
  <w:style w:type="paragraph" w:styleId="Heading6">
    <w:name w:val="heading 6"/>
    <w:basedOn w:val="Normal"/>
    <w:next w:val="Normal"/>
    <w:link w:val="Heading6Char"/>
    <w:semiHidden/>
    <w:unhideWhenUsed/>
    <w:qFormat/>
    <w:rsid w:val="008445F4"/>
    <w:pPr>
      <w:keepNext/>
      <w:keepLines/>
      <w:spacing w:before="200" w:line="240" w:lineRule="auto"/>
      <w:ind w:left="0"/>
      <w:outlineLvl w:val="5"/>
    </w:pPr>
    <w:rPr>
      <w:rFonts w:asciiTheme="majorHAnsi" w:eastAsiaTheme="majorEastAsia" w:hAnsiTheme="majorHAnsi" w:cstheme="majorBidi"/>
      <w:i/>
      <w:iCs/>
      <w:color w:val="243F60" w:themeColor="accent1" w:themeShade="7F"/>
      <w:szCs w:val="20"/>
    </w:rPr>
  </w:style>
  <w:style w:type="paragraph" w:styleId="Heading7">
    <w:name w:val="heading 7"/>
    <w:basedOn w:val="Normal"/>
    <w:next w:val="Normal"/>
    <w:link w:val="Heading7Char"/>
    <w:semiHidden/>
    <w:unhideWhenUsed/>
    <w:qFormat/>
    <w:rsid w:val="008445F4"/>
    <w:pPr>
      <w:keepNext/>
      <w:keepLines/>
      <w:spacing w:before="200" w:line="240" w:lineRule="auto"/>
      <w:ind w:left="0"/>
      <w:outlineLvl w:val="6"/>
    </w:pPr>
    <w:rPr>
      <w:rFonts w:asciiTheme="majorHAnsi" w:eastAsiaTheme="majorEastAsia" w:hAnsiTheme="majorHAnsi" w:cstheme="majorBidi"/>
      <w:i/>
      <w:iCs/>
      <w:color w:val="404040" w:themeColor="text1" w:themeTint="BF"/>
      <w:szCs w:val="20"/>
    </w:rPr>
  </w:style>
  <w:style w:type="paragraph" w:styleId="Heading8">
    <w:name w:val="heading 8"/>
    <w:basedOn w:val="Normal"/>
    <w:next w:val="Normal"/>
    <w:link w:val="Heading8Char"/>
    <w:semiHidden/>
    <w:unhideWhenUsed/>
    <w:qFormat/>
    <w:rsid w:val="008445F4"/>
    <w:pPr>
      <w:keepNext/>
      <w:keepLines/>
      <w:spacing w:before="200" w:line="240" w:lineRule="auto"/>
      <w:ind w:left="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445F4"/>
    <w:pPr>
      <w:keepNext/>
      <w:keepLines/>
      <w:spacing w:before="200" w:line="240" w:lineRule="auto"/>
      <w:ind w:left="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2549"/>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4C2549"/>
    <w:rPr>
      <w:rFonts w:asciiTheme="majorHAnsi" w:eastAsiaTheme="majorEastAsia" w:hAnsiTheme="majorHAnsi" w:cstheme="majorBidi"/>
      <w:b/>
      <w:bCs/>
      <w:sz w:val="28"/>
      <w:szCs w:val="28"/>
    </w:rPr>
  </w:style>
  <w:style w:type="character" w:styleId="Hyperlink">
    <w:name w:val="Hyperlink"/>
    <w:basedOn w:val="DefaultParagraphFont"/>
    <w:unhideWhenUsed/>
    <w:rsid w:val="004E5751"/>
    <w:rPr>
      <w:color w:val="0000FF" w:themeColor="hyperlink"/>
      <w:u w:val="single"/>
    </w:rPr>
  </w:style>
  <w:style w:type="paragraph" w:styleId="Header">
    <w:name w:val="header"/>
    <w:basedOn w:val="Normal"/>
    <w:link w:val="HeaderChar"/>
    <w:unhideWhenUsed/>
    <w:rsid w:val="004E5751"/>
    <w:pPr>
      <w:tabs>
        <w:tab w:val="center" w:pos="4680"/>
        <w:tab w:val="right" w:pos="9360"/>
      </w:tabs>
      <w:spacing w:line="240" w:lineRule="auto"/>
    </w:pPr>
  </w:style>
  <w:style w:type="character" w:customStyle="1" w:styleId="HeaderChar">
    <w:name w:val="Header Char"/>
    <w:basedOn w:val="DefaultParagraphFont"/>
    <w:link w:val="Header"/>
    <w:uiPriority w:val="99"/>
    <w:rsid w:val="004E5751"/>
    <w:rPr>
      <w:rFonts w:ascii="Garamond" w:eastAsiaTheme="minorEastAsia" w:hAnsi="Garamond"/>
      <w:sz w:val="24"/>
    </w:rPr>
  </w:style>
  <w:style w:type="paragraph" w:styleId="Footer">
    <w:name w:val="footer"/>
    <w:basedOn w:val="Normal"/>
    <w:link w:val="FooterChar"/>
    <w:unhideWhenUsed/>
    <w:rsid w:val="004E5751"/>
    <w:pPr>
      <w:tabs>
        <w:tab w:val="center" w:pos="4680"/>
        <w:tab w:val="right" w:pos="9360"/>
      </w:tabs>
      <w:spacing w:line="240" w:lineRule="auto"/>
    </w:pPr>
  </w:style>
  <w:style w:type="character" w:customStyle="1" w:styleId="FooterChar">
    <w:name w:val="Footer Char"/>
    <w:basedOn w:val="DefaultParagraphFont"/>
    <w:link w:val="Footer"/>
    <w:uiPriority w:val="99"/>
    <w:rsid w:val="004E5751"/>
    <w:rPr>
      <w:rFonts w:ascii="Garamond" w:eastAsiaTheme="minorEastAsia" w:hAnsi="Garamond"/>
      <w:sz w:val="24"/>
    </w:rPr>
  </w:style>
  <w:style w:type="paragraph" w:styleId="BalloonText">
    <w:name w:val="Balloon Text"/>
    <w:basedOn w:val="Normal"/>
    <w:link w:val="BalloonTextChar"/>
    <w:semiHidden/>
    <w:unhideWhenUsed/>
    <w:rsid w:val="002515C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5CE"/>
    <w:rPr>
      <w:rFonts w:ascii="Tahoma" w:eastAsiaTheme="minorEastAsia" w:hAnsi="Tahoma" w:cs="Tahoma"/>
      <w:sz w:val="16"/>
      <w:szCs w:val="16"/>
    </w:rPr>
  </w:style>
  <w:style w:type="paragraph" w:styleId="ListParagraph">
    <w:name w:val="List Paragraph"/>
    <w:basedOn w:val="Normal"/>
    <w:uiPriority w:val="34"/>
    <w:qFormat/>
    <w:rsid w:val="00D729E4"/>
    <w:pPr>
      <w:ind w:left="720"/>
      <w:contextualSpacing/>
    </w:pPr>
  </w:style>
  <w:style w:type="paragraph" w:customStyle="1" w:styleId="GAPTMA-Head">
    <w:name w:val="GAPTMA-Head"/>
    <w:basedOn w:val="Normal"/>
    <w:link w:val="GAPTMA-HeadChar"/>
    <w:qFormat/>
    <w:rsid w:val="00D729E4"/>
    <w:pPr>
      <w:spacing w:before="360"/>
    </w:pPr>
    <w:rPr>
      <w:b/>
    </w:rPr>
  </w:style>
  <w:style w:type="character" w:customStyle="1" w:styleId="GAPTMA-HeadChar">
    <w:name w:val="GAPTMA-Head Char"/>
    <w:basedOn w:val="DefaultParagraphFont"/>
    <w:link w:val="GAPTMA-Head"/>
    <w:rsid w:val="003F0717"/>
    <w:rPr>
      <w:rFonts w:ascii="Garamond" w:eastAsiaTheme="minorEastAsia" w:hAnsi="Garamond"/>
      <w:b/>
      <w:sz w:val="24"/>
    </w:rPr>
  </w:style>
  <w:style w:type="paragraph" w:customStyle="1" w:styleId="Refs">
    <w:name w:val="Refs"/>
    <w:basedOn w:val="GAPTMA-Head"/>
    <w:link w:val="RefsChar"/>
    <w:qFormat/>
    <w:rsid w:val="002659A2"/>
    <w:pPr>
      <w:keepLines/>
      <w:spacing w:before="120"/>
      <w:ind w:left="720" w:right="720" w:hanging="360"/>
    </w:pPr>
    <w:rPr>
      <w:b w:val="0"/>
      <w:sz w:val="22"/>
    </w:rPr>
  </w:style>
  <w:style w:type="character" w:styleId="Emphasis">
    <w:name w:val="Emphasis"/>
    <w:basedOn w:val="DefaultParagraphFont"/>
    <w:uiPriority w:val="20"/>
    <w:qFormat/>
    <w:rsid w:val="003C451D"/>
    <w:rPr>
      <w:i/>
      <w:iCs/>
    </w:rPr>
  </w:style>
  <w:style w:type="character" w:customStyle="1" w:styleId="RefsChar">
    <w:name w:val="Refs Char"/>
    <w:basedOn w:val="GAPTMA-HeadChar"/>
    <w:link w:val="Refs"/>
    <w:rsid w:val="002659A2"/>
    <w:rPr>
      <w:rFonts w:ascii="Times New Roman" w:eastAsiaTheme="minorEastAsia" w:hAnsi="Times New Roman"/>
      <w:b/>
      <w:sz w:val="24"/>
    </w:rPr>
  </w:style>
  <w:style w:type="character" w:customStyle="1" w:styleId="citation">
    <w:name w:val="citation"/>
    <w:basedOn w:val="DefaultParagraphFont"/>
    <w:rsid w:val="00F949D5"/>
  </w:style>
  <w:style w:type="character" w:customStyle="1" w:styleId="st">
    <w:name w:val="st"/>
    <w:basedOn w:val="DefaultParagraphFont"/>
    <w:rsid w:val="00A7415B"/>
  </w:style>
  <w:style w:type="character" w:customStyle="1" w:styleId="reference-text">
    <w:name w:val="reference-text"/>
    <w:basedOn w:val="DefaultParagraphFont"/>
    <w:rsid w:val="00D76740"/>
  </w:style>
  <w:style w:type="character" w:styleId="Strong">
    <w:name w:val="Strong"/>
    <w:basedOn w:val="DefaultParagraphFont"/>
    <w:uiPriority w:val="22"/>
    <w:qFormat/>
    <w:rsid w:val="00820104"/>
    <w:rPr>
      <w:b/>
      <w:bCs/>
    </w:rPr>
  </w:style>
  <w:style w:type="paragraph" w:styleId="NoSpacing">
    <w:name w:val="No Spacing"/>
    <w:link w:val="NoSpacingChar"/>
    <w:uiPriority w:val="1"/>
    <w:qFormat/>
    <w:rsid w:val="00E43663"/>
    <w:pPr>
      <w:spacing w:after="0" w:line="240" w:lineRule="auto"/>
    </w:pPr>
    <w:rPr>
      <w:rFonts w:ascii="Garamond" w:eastAsiaTheme="minorEastAsia" w:hAnsi="Garamond"/>
      <w:sz w:val="24"/>
    </w:rPr>
  </w:style>
  <w:style w:type="table" w:styleId="TableGrid">
    <w:name w:val="Table Grid"/>
    <w:basedOn w:val="TableNormal"/>
    <w:uiPriority w:val="59"/>
    <w:rsid w:val="00746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accessdate">
    <w:name w:val="reference-accessdate"/>
    <w:basedOn w:val="DefaultParagraphFont"/>
    <w:rsid w:val="002318A9"/>
  </w:style>
  <w:style w:type="character" w:styleId="CommentReference">
    <w:name w:val="annotation reference"/>
    <w:basedOn w:val="DefaultParagraphFont"/>
    <w:semiHidden/>
    <w:unhideWhenUsed/>
    <w:rsid w:val="00E0189F"/>
    <w:rPr>
      <w:sz w:val="16"/>
      <w:szCs w:val="16"/>
    </w:rPr>
  </w:style>
  <w:style w:type="paragraph" w:styleId="CommentText">
    <w:name w:val="annotation text"/>
    <w:basedOn w:val="Normal"/>
    <w:link w:val="CommentTextChar"/>
    <w:unhideWhenUsed/>
    <w:rsid w:val="00E0189F"/>
    <w:pPr>
      <w:spacing w:line="240" w:lineRule="auto"/>
    </w:pPr>
    <w:rPr>
      <w:szCs w:val="20"/>
    </w:rPr>
  </w:style>
  <w:style w:type="character" w:customStyle="1" w:styleId="CommentTextChar">
    <w:name w:val="Comment Text Char"/>
    <w:basedOn w:val="DefaultParagraphFont"/>
    <w:link w:val="CommentText"/>
    <w:rsid w:val="00E0189F"/>
    <w:rPr>
      <w:rFonts w:ascii="Garamond" w:eastAsiaTheme="minorEastAsia" w:hAnsi="Garamond"/>
      <w:sz w:val="20"/>
      <w:szCs w:val="20"/>
    </w:rPr>
  </w:style>
  <w:style w:type="paragraph" w:styleId="CommentSubject">
    <w:name w:val="annotation subject"/>
    <w:basedOn w:val="CommentText"/>
    <w:next w:val="CommentText"/>
    <w:link w:val="CommentSubjectChar"/>
    <w:unhideWhenUsed/>
    <w:rsid w:val="00E0189F"/>
    <w:rPr>
      <w:b/>
      <w:bCs/>
    </w:rPr>
  </w:style>
  <w:style w:type="character" w:customStyle="1" w:styleId="CommentSubjectChar">
    <w:name w:val="Comment Subject Char"/>
    <w:basedOn w:val="CommentTextChar"/>
    <w:link w:val="CommentSubject"/>
    <w:rsid w:val="00E0189F"/>
    <w:rPr>
      <w:rFonts w:ascii="Garamond" w:eastAsiaTheme="minorEastAsia" w:hAnsi="Garamond"/>
      <w:b/>
      <w:bCs/>
      <w:sz w:val="20"/>
      <w:szCs w:val="20"/>
    </w:rPr>
  </w:style>
  <w:style w:type="paragraph" w:customStyle="1" w:styleId="speakers">
    <w:name w:val="speakers"/>
    <w:basedOn w:val="Normal"/>
    <w:rsid w:val="00922DB3"/>
    <w:pPr>
      <w:spacing w:before="100" w:beforeAutospacing="1" w:after="100" w:afterAutospacing="1" w:line="240" w:lineRule="auto"/>
    </w:pPr>
    <w:rPr>
      <w:rFonts w:eastAsia="Times New Roman" w:cs="Times New Roman"/>
      <w:szCs w:val="24"/>
    </w:rPr>
  </w:style>
  <w:style w:type="paragraph" w:customStyle="1" w:styleId="affiliation">
    <w:name w:val="affiliation"/>
    <w:basedOn w:val="Normal"/>
    <w:rsid w:val="00922DB3"/>
    <w:pPr>
      <w:spacing w:before="100" w:beforeAutospacing="1" w:after="100" w:afterAutospacing="1" w:line="240" w:lineRule="auto"/>
    </w:pPr>
    <w:rPr>
      <w:rFonts w:eastAsia="Times New Roman" w:cs="Times New Roman"/>
      <w:szCs w:val="24"/>
    </w:rPr>
  </w:style>
  <w:style w:type="paragraph" w:customStyle="1" w:styleId="name">
    <w:name w:val="name"/>
    <w:basedOn w:val="Normal"/>
    <w:rsid w:val="00922DB3"/>
    <w:pPr>
      <w:spacing w:before="100" w:beforeAutospacing="1" w:after="100" w:afterAutospacing="1" w:line="240" w:lineRule="auto"/>
    </w:pPr>
    <w:rPr>
      <w:rFonts w:eastAsia="Times New Roman" w:cs="Times New Roman"/>
      <w:szCs w:val="24"/>
    </w:rPr>
  </w:style>
  <w:style w:type="paragraph" w:customStyle="1" w:styleId="S-AuthAdd">
    <w:name w:val="S-AuthAdd"/>
    <w:basedOn w:val="Normal"/>
    <w:link w:val="S-AuthAddChar"/>
    <w:qFormat/>
    <w:rsid w:val="007838AC"/>
    <w:pPr>
      <w:spacing w:line="240" w:lineRule="auto"/>
      <w:jc w:val="center"/>
    </w:pPr>
    <w:rPr>
      <w:rFonts w:cs="Times New Roman"/>
      <w:color w:val="4A442A" w:themeColor="background2" w:themeShade="40"/>
      <w:szCs w:val="20"/>
    </w:rPr>
  </w:style>
  <w:style w:type="character" w:customStyle="1" w:styleId="S-AuthAddChar">
    <w:name w:val="S-AuthAdd Char"/>
    <w:basedOn w:val="DefaultParagraphFont"/>
    <w:link w:val="S-AuthAdd"/>
    <w:rsid w:val="007838AC"/>
    <w:rPr>
      <w:rFonts w:ascii="Times New Roman" w:eastAsiaTheme="minorEastAsia" w:hAnsi="Times New Roman" w:cs="Times New Roman"/>
      <w:color w:val="4A442A" w:themeColor="background2" w:themeShade="40"/>
      <w:sz w:val="20"/>
      <w:szCs w:val="20"/>
    </w:rPr>
  </w:style>
  <w:style w:type="character" w:customStyle="1" w:styleId="Heading3Char">
    <w:name w:val="Heading 3 Char"/>
    <w:basedOn w:val="DefaultParagraphFont"/>
    <w:link w:val="Heading3"/>
    <w:rsid w:val="00950DB3"/>
    <w:rPr>
      <w:rFonts w:asciiTheme="majorHAnsi" w:eastAsiaTheme="majorEastAsia" w:hAnsiTheme="majorHAnsi" w:cstheme="majorBidi"/>
      <w:b/>
      <w:bCs/>
      <w:spacing w:val="2"/>
      <w:sz w:val="20"/>
    </w:rPr>
  </w:style>
  <w:style w:type="paragraph" w:styleId="BodyText">
    <w:name w:val="Body Text"/>
    <w:basedOn w:val="Normal"/>
    <w:link w:val="BodyTextChar"/>
    <w:qFormat/>
    <w:rsid w:val="00D729E4"/>
    <w:pPr>
      <w:widowControl w:val="0"/>
      <w:spacing w:line="240" w:lineRule="auto"/>
      <w:ind w:left="116"/>
    </w:pPr>
    <w:rPr>
      <w:rFonts w:eastAsia="Times New Roman"/>
      <w:szCs w:val="20"/>
    </w:rPr>
  </w:style>
  <w:style w:type="character" w:customStyle="1" w:styleId="BodyTextChar">
    <w:name w:val="Body Text Char"/>
    <w:basedOn w:val="DefaultParagraphFont"/>
    <w:link w:val="BodyText"/>
    <w:rsid w:val="00D729E4"/>
    <w:rPr>
      <w:rFonts w:ascii="Times New Roman" w:eastAsia="Times New Roman" w:hAnsi="Times New Roman"/>
      <w:sz w:val="20"/>
      <w:szCs w:val="20"/>
    </w:rPr>
  </w:style>
  <w:style w:type="paragraph" w:customStyle="1" w:styleId="S-Head1">
    <w:name w:val="S-Head1"/>
    <w:basedOn w:val="Normal"/>
    <w:uiPriority w:val="1"/>
    <w:qFormat/>
    <w:rsid w:val="00D729E4"/>
    <w:pPr>
      <w:widowControl w:val="0"/>
      <w:tabs>
        <w:tab w:val="left" w:pos="363"/>
      </w:tabs>
      <w:spacing w:before="74" w:line="240" w:lineRule="auto"/>
      <w:ind w:left="363" w:right="186" w:hanging="248"/>
    </w:pPr>
    <w:rPr>
      <w:rFonts w:eastAsia="Times New Roman" w:cs="Times New Roman"/>
      <w:b/>
      <w:bCs/>
      <w:szCs w:val="24"/>
    </w:rPr>
  </w:style>
  <w:style w:type="paragraph" w:customStyle="1" w:styleId="S-Head2">
    <w:name w:val="S-Head2"/>
    <w:basedOn w:val="Heading3"/>
    <w:link w:val="S-Head2Char"/>
    <w:uiPriority w:val="1"/>
    <w:qFormat/>
    <w:rsid w:val="00D729E4"/>
    <w:pPr>
      <w:ind w:left="471"/>
    </w:pPr>
    <w:rPr>
      <w:rFonts w:ascii="Times New Roman" w:eastAsia="Times New Roman" w:hAnsi="Times New Roman" w:cstheme="minorBidi"/>
      <w:spacing w:val="-1"/>
      <w:szCs w:val="20"/>
    </w:rPr>
  </w:style>
  <w:style w:type="paragraph" w:customStyle="1" w:styleId="S-Title">
    <w:name w:val="S-Title"/>
    <w:basedOn w:val="Normal"/>
    <w:link w:val="S-TitleChar"/>
    <w:qFormat/>
    <w:rsid w:val="00D729E4"/>
    <w:pPr>
      <w:spacing w:line="240" w:lineRule="auto"/>
      <w:jc w:val="center"/>
    </w:pPr>
    <w:rPr>
      <w:rFonts w:cs="Times New Roman"/>
      <w:b/>
      <w:sz w:val="28"/>
    </w:rPr>
  </w:style>
  <w:style w:type="character" w:customStyle="1" w:styleId="S-TitleChar">
    <w:name w:val="S-Title Char"/>
    <w:basedOn w:val="DefaultParagraphFont"/>
    <w:link w:val="S-Title"/>
    <w:rsid w:val="00D729E4"/>
    <w:rPr>
      <w:rFonts w:ascii="Times New Roman" w:eastAsiaTheme="minorEastAsia" w:hAnsi="Times New Roman" w:cs="Times New Roman"/>
      <w:b/>
      <w:sz w:val="28"/>
    </w:rPr>
  </w:style>
  <w:style w:type="paragraph" w:customStyle="1" w:styleId="S-Ref">
    <w:name w:val="S-Ref"/>
    <w:basedOn w:val="BodyText"/>
    <w:link w:val="S-RefChar"/>
    <w:qFormat/>
    <w:rsid w:val="00D729E4"/>
    <w:pPr>
      <w:spacing w:line="250" w:lineRule="auto"/>
      <w:ind w:left="476" w:right="103" w:hanging="360"/>
    </w:pPr>
  </w:style>
  <w:style w:type="character" w:customStyle="1" w:styleId="S-RefChar">
    <w:name w:val="S-Ref Char"/>
    <w:basedOn w:val="BodyTextChar"/>
    <w:link w:val="S-Ref"/>
    <w:rsid w:val="00D729E4"/>
    <w:rPr>
      <w:rFonts w:ascii="Times New Roman" w:eastAsia="Times New Roman" w:hAnsi="Times New Roman"/>
      <w:sz w:val="20"/>
      <w:szCs w:val="20"/>
    </w:rPr>
  </w:style>
  <w:style w:type="paragraph" w:customStyle="1" w:styleId="S-Head3">
    <w:name w:val="S-Head3"/>
    <w:basedOn w:val="S-Head2"/>
    <w:link w:val="S-Head3Char"/>
    <w:qFormat/>
    <w:rsid w:val="001843F5"/>
    <w:pPr>
      <w:keepNext/>
      <w:widowControl/>
      <w:numPr>
        <w:ilvl w:val="2"/>
      </w:numPr>
      <w:tabs>
        <w:tab w:val="clear" w:pos="471"/>
      </w:tabs>
      <w:spacing w:before="240"/>
      <w:ind w:left="893" w:right="648" w:hanging="490"/>
    </w:pPr>
    <w:rPr>
      <w:rFonts w:eastAsiaTheme="minorEastAsia"/>
    </w:rPr>
  </w:style>
  <w:style w:type="numbering" w:customStyle="1" w:styleId="Style1">
    <w:name w:val="Style1"/>
    <w:uiPriority w:val="99"/>
    <w:rsid w:val="002F78C9"/>
    <w:pPr>
      <w:numPr>
        <w:numId w:val="2"/>
      </w:numPr>
    </w:pPr>
  </w:style>
  <w:style w:type="character" w:customStyle="1" w:styleId="S-Head2Char">
    <w:name w:val="S-Head2 Char"/>
    <w:basedOn w:val="Heading3Char"/>
    <w:link w:val="S-Head2"/>
    <w:uiPriority w:val="1"/>
    <w:rsid w:val="002C7A32"/>
    <w:rPr>
      <w:rFonts w:ascii="Times New Roman" w:eastAsia="Times New Roman" w:hAnsi="Times New Roman" w:cstheme="majorBidi"/>
      <w:b/>
      <w:bCs/>
      <w:color w:val="4F81BD" w:themeColor="accent1"/>
      <w:spacing w:val="-1"/>
      <w:sz w:val="20"/>
      <w:szCs w:val="20"/>
    </w:rPr>
  </w:style>
  <w:style w:type="character" w:customStyle="1" w:styleId="S-Head3Char">
    <w:name w:val="S-Head3 Char"/>
    <w:basedOn w:val="S-Head2Char"/>
    <w:link w:val="S-Head3"/>
    <w:rsid w:val="002C7A32"/>
    <w:rPr>
      <w:rFonts w:ascii="Times New Roman" w:eastAsia="Times New Roman" w:hAnsi="Times New Roman" w:cstheme="majorBidi"/>
      <w:b/>
      <w:bCs/>
      <w:color w:val="4F81BD" w:themeColor="accent1"/>
      <w:spacing w:val="-1"/>
      <w:sz w:val="20"/>
      <w:szCs w:val="20"/>
    </w:rPr>
  </w:style>
  <w:style w:type="paragraph" w:customStyle="1" w:styleId="SIW-Ref">
    <w:name w:val="SIW-Ref"/>
    <w:basedOn w:val="BodyText"/>
    <w:link w:val="SIW-RefChar"/>
    <w:qFormat/>
    <w:rsid w:val="00A152F1"/>
    <w:pPr>
      <w:numPr>
        <w:numId w:val="3"/>
      </w:numPr>
      <w:tabs>
        <w:tab w:val="left" w:pos="540"/>
      </w:tabs>
      <w:spacing w:before="0"/>
      <w:ind w:right="270" w:hanging="450"/>
    </w:pPr>
    <w:rPr>
      <w:rFonts w:eastAsia="CMS Y 10"/>
    </w:rPr>
  </w:style>
  <w:style w:type="paragraph" w:customStyle="1" w:styleId="SIW-Hd-1">
    <w:name w:val="SIW-Hd-1"/>
    <w:basedOn w:val="Normal"/>
    <w:link w:val="SIW-Hd-1Char"/>
    <w:qFormat/>
    <w:rsid w:val="00950DB3"/>
    <w:pPr>
      <w:widowControl w:val="0"/>
      <w:numPr>
        <w:numId w:val="1"/>
      </w:numPr>
      <w:tabs>
        <w:tab w:val="left" w:pos="363"/>
      </w:tabs>
      <w:spacing w:before="74" w:line="240" w:lineRule="auto"/>
      <w:ind w:left="363" w:right="186"/>
    </w:pPr>
    <w:rPr>
      <w:rFonts w:eastAsia="Times New Roman" w:cs="Times New Roman"/>
      <w:b/>
      <w:bCs/>
      <w:sz w:val="24"/>
      <w:szCs w:val="24"/>
    </w:rPr>
  </w:style>
  <w:style w:type="character" w:customStyle="1" w:styleId="SIW-RefChar">
    <w:name w:val="SIW-Ref Char"/>
    <w:basedOn w:val="BodyTextChar"/>
    <w:link w:val="SIW-Ref"/>
    <w:rsid w:val="00A152F1"/>
    <w:rPr>
      <w:rFonts w:ascii="Times New Roman" w:eastAsia="CMS Y 10" w:hAnsi="Times New Roman"/>
      <w:sz w:val="20"/>
      <w:szCs w:val="20"/>
    </w:rPr>
  </w:style>
  <w:style w:type="paragraph" w:customStyle="1" w:styleId="SIW-Norm">
    <w:name w:val="SIW-Norm"/>
    <w:basedOn w:val="SIW-Hd-1"/>
    <w:link w:val="SIW-NormChar"/>
    <w:qFormat/>
    <w:rsid w:val="007B26B2"/>
    <w:pPr>
      <w:numPr>
        <w:numId w:val="0"/>
      </w:numPr>
      <w:spacing w:before="0"/>
      <w:ind w:right="187"/>
    </w:pPr>
    <w:rPr>
      <w:b w:val="0"/>
      <w:spacing w:val="-1"/>
      <w:sz w:val="20"/>
    </w:rPr>
  </w:style>
  <w:style w:type="character" w:customStyle="1" w:styleId="SIW-Hd-1Char">
    <w:name w:val="SIW-Hd-1 Char"/>
    <w:basedOn w:val="DefaultParagraphFont"/>
    <w:link w:val="SIW-Hd-1"/>
    <w:rsid w:val="00950DB3"/>
    <w:rPr>
      <w:rFonts w:ascii="Times New Roman" w:eastAsia="Times New Roman" w:hAnsi="Times New Roman" w:cs="Times New Roman"/>
      <w:b/>
      <w:bCs/>
      <w:sz w:val="24"/>
      <w:szCs w:val="24"/>
    </w:rPr>
  </w:style>
  <w:style w:type="paragraph" w:customStyle="1" w:styleId="SIW-Hd-2">
    <w:name w:val="SIW-Hd-2"/>
    <w:basedOn w:val="Heading3"/>
    <w:link w:val="SIW-Hd-2Char"/>
    <w:qFormat/>
    <w:rsid w:val="00950DB3"/>
  </w:style>
  <w:style w:type="character" w:customStyle="1" w:styleId="SIW-NormChar">
    <w:name w:val="SIW-Norm Char"/>
    <w:basedOn w:val="SIW-Hd-1Char"/>
    <w:link w:val="SIW-Norm"/>
    <w:rsid w:val="007B26B2"/>
    <w:rPr>
      <w:rFonts w:ascii="Times New Roman" w:eastAsia="Times New Roman" w:hAnsi="Times New Roman" w:cs="Times New Roman"/>
      <w:b/>
      <w:bCs/>
      <w:spacing w:val="-1"/>
      <w:sz w:val="20"/>
      <w:szCs w:val="24"/>
    </w:rPr>
  </w:style>
  <w:style w:type="paragraph" w:customStyle="1" w:styleId="SIW-Abstr">
    <w:name w:val="SIW-Abstr"/>
    <w:basedOn w:val="Normal"/>
    <w:link w:val="SIW-AbstrChar"/>
    <w:qFormat/>
    <w:rsid w:val="005675E0"/>
    <w:pPr>
      <w:spacing w:before="0"/>
      <w:ind w:left="86"/>
    </w:pPr>
    <w:rPr>
      <w:i/>
    </w:rPr>
  </w:style>
  <w:style w:type="character" w:customStyle="1" w:styleId="SIW-Hd-2Char">
    <w:name w:val="SIW-Hd-2 Char"/>
    <w:basedOn w:val="Heading3Char"/>
    <w:link w:val="SIW-Hd-2"/>
    <w:rsid w:val="00950DB3"/>
    <w:rPr>
      <w:rFonts w:asciiTheme="majorHAnsi" w:eastAsiaTheme="majorEastAsia" w:hAnsiTheme="majorHAnsi" w:cstheme="majorBidi"/>
      <w:b/>
      <w:bCs/>
      <w:spacing w:val="2"/>
      <w:sz w:val="20"/>
    </w:rPr>
  </w:style>
  <w:style w:type="character" w:customStyle="1" w:styleId="SIW-AbstrChar">
    <w:name w:val="SIW-Abstr Char"/>
    <w:basedOn w:val="DefaultParagraphFont"/>
    <w:link w:val="SIW-Abstr"/>
    <w:rsid w:val="005675E0"/>
    <w:rPr>
      <w:rFonts w:ascii="Times New Roman" w:eastAsiaTheme="minorEastAsia" w:hAnsi="Times New Roman"/>
      <w:i/>
      <w:sz w:val="20"/>
    </w:rPr>
  </w:style>
  <w:style w:type="character" w:styleId="PlaceholderText">
    <w:name w:val="Placeholder Text"/>
    <w:basedOn w:val="DefaultParagraphFont"/>
    <w:uiPriority w:val="99"/>
    <w:semiHidden/>
    <w:rsid w:val="00114403"/>
    <w:rPr>
      <w:color w:val="808080"/>
    </w:rPr>
  </w:style>
  <w:style w:type="paragraph" w:customStyle="1" w:styleId="CM6">
    <w:name w:val="CM6"/>
    <w:basedOn w:val="Normal"/>
    <w:next w:val="Normal"/>
    <w:uiPriority w:val="99"/>
    <w:rsid w:val="00A86DBA"/>
    <w:pPr>
      <w:widowControl w:val="0"/>
      <w:autoSpaceDE w:val="0"/>
      <w:autoSpaceDN w:val="0"/>
      <w:adjustRightInd w:val="0"/>
      <w:spacing w:before="0" w:line="240" w:lineRule="auto"/>
      <w:ind w:left="0"/>
      <w:jc w:val="left"/>
    </w:pPr>
    <w:rPr>
      <w:rFonts w:ascii="CM R 17" w:hAnsi="CM R 17"/>
      <w:sz w:val="24"/>
      <w:szCs w:val="24"/>
    </w:rPr>
  </w:style>
  <w:style w:type="paragraph" w:customStyle="1" w:styleId="CM5">
    <w:name w:val="CM5"/>
    <w:basedOn w:val="Normal"/>
    <w:next w:val="Normal"/>
    <w:uiPriority w:val="99"/>
    <w:rsid w:val="00A86DBA"/>
    <w:pPr>
      <w:widowControl w:val="0"/>
      <w:autoSpaceDE w:val="0"/>
      <w:autoSpaceDN w:val="0"/>
      <w:adjustRightInd w:val="0"/>
      <w:spacing w:before="0" w:line="291" w:lineRule="atLeast"/>
      <w:ind w:left="0"/>
      <w:jc w:val="left"/>
    </w:pPr>
    <w:rPr>
      <w:rFonts w:ascii="CM R 17" w:hAnsi="CM R 17"/>
      <w:sz w:val="24"/>
      <w:szCs w:val="24"/>
    </w:rPr>
  </w:style>
  <w:style w:type="paragraph" w:styleId="Caption">
    <w:name w:val="caption"/>
    <w:basedOn w:val="Normal"/>
    <w:next w:val="Normal"/>
    <w:unhideWhenUsed/>
    <w:qFormat/>
    <w:rsid w:val="00971F90"/>
    <w:pPr>
      <w:spacing w:before="0" w:after="200" w:line="240" w:lineRule="auto"/>
    </w:pPr>
    <w:rPr>
      <w:b/>
      <w:bCs/>
      <w:color w:val="4F81BD" w:themeColor="accent1"/>
      <w:sz w:val="18"/>
      <w:szCs w:val="18"/>
    </w:rPr>
  </w:style>
  <w:style w:type="paragraph" w:customStyle="1" w:styleId="Default">
    <w:name w:val="Default"/>
    <w:rsid w:val="00D9246C"/>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4">
    <w:name w:val="CM4"/>
    <w:basedOn w:val="Default"/>
    <w:next w:val="Default"/>
    <w:uiPriority w:val="99"/>
    <w:rsid w:val="00D9246C"/>
    <w:pPr>
      <w:spacing w:line="288" w:lineRule="atLeast"/>
    </w:pPr>
    <w:rPr>
      <w:rFonts w:cstheme="minorBidi"/>
      <w:color w:val="auto"/>
    </w:rPr>
  </w:style>
  <w:style w:type="paragraph" w:customStyle="1" w:styleId="CM7">
    <w:name w:val="CM7"/>
    <w:basedOn w:val="Default"/>
    <w:next w:val="Default"/>
    <w:uiPriority w:val="99"/>
    <w:rsid w:val="00D9246C"/>
    <w:rPr>
      <w:rFonts w:cstheme="minorBidi"/>
      <w:color w:val="auto"/>
    </w:rPr>
  </w:style>
  <w:style w:type="paragraph" w:customStyle="1" w:styleId="TableParagraph">
    <w:name w:val="Table Paragraph"/>
    <w:basedOn w:val="Normal"/>
    <w:uiPriority w:val="1"/>
    <w:qFormat/>
    <w:rsid w:val="00B56903"/>
    <w:pPr>
      <w:widowControl w:val="0"/>
      <w:spacing w:before="0" w:line="240" w:lineRule="auto"/>
      <w:ind w:left="0"/>
      <w:jc w:val="left"/>
    </w:pPr>
    <w:rPr>
      <w:rFonts w:asciiTheme="minorHAnsi" w:eastAsiaTheme="minorHAnsi" w:hAnsiTheme="minorHAnsi"/>
      <w:sz w:val="22"/>
    </w:rPr>
  </w:style>
  <w:style w:type="character" w:styleId="FollowedHyperlink">
    <w:name w:val="FollowedHyperlink"/>
    <w:basedOn w:val="DefaultParagraphFont"/>
    <w:unhideWhenUsed/>
    <w:rsid w:val="00B56903"/>
    <w:rPr>
      <w:color w:val="800080" w:themeColor="followedHyperlink"/>
      <w:u w:val="single"/>
    </w:rPr>
  </w:style>
  <w:style w:type="character" w:customStyle="1" w:styleId="NoSpacingChar">
    <w:name w:val="No Spacing Char"/>
    <w:basedOn w:val="DefaultParagraphFont"/>
    <w:link w:val="NoSpacing"/>
    <w:rsid w:val="009C0EC1"/>
    <w:rPr>
      <w:rFonts w:ascii="Garamond" w:eastAsiaTheme="minorEastAsia" w:hAnsi="Garamond"/>
      <w:sz w:val="24"/>
    </w:rPr>
  </w:style>
  <w:style w:type="paragraph" w:customStyle="1" w:styleId="SIW-Style">
    <w:name w:val="SIW-Style"/>
    <w:basedOn w:val="SIW-Ref"/>
    <w:link w:val="SIW-StyleChar"/>
    <w:qFormat/>
    <w:rsid w:val="006126B7"/>
  </w:style>
  <w:style w:type="paragraph" w:customStyle="1" w:styleId="SIW-SubSect">
    <w:name w:val="SIW-SubSect"/>
    <w:basedOn w:val="Heading3"/>
    <w:link w:val="SIW-SubSectChar"/>
    <w:qFormat/>
    <w:rsid w:val="009C4B23"/>
    <w:pPr>
      <w:ind w:left="471"/>
    </w:pPr>
    <w:rPr>
      <w:spacing w:val="-1"/>
    </w:rPr>
  </w:style>
  <w:style w:type="character" w:customStyle="1" w:styleId="SIW-StyleChar">
    <w:name w:val="SIW-Style Char"/>
    <w:basedOn w:val="SIW-RefChar"/>
    <w:link w:val="SIW-Style"/>
    <w:rsid w:val="006126B7"/>
    <w:rPr>
      <w:rFonts w:ascii="Times New Roman" w:eastAsia="CMS Y 10" w:hAnsi="Times New Roman"/>
      <w:sz w:val="20"/>
      <w:szCs w:val="20"/>
    </w:rPr>
  </w:style>
  <w:style w:type="paragraph" w:customStyle="1" w:styleId="SIW-Sect">
    <w:name w:val="SIW-Sect"/>
    <w:basedOn w:val="Normal"/>
    <w:link w:val="SIW-SectChar"/>
    <w:qFormat/>
    <w:rsid w:val="009C4B23"/>
    <w:pPr>
      <w:widowControl w:val="0"/>
      <w:tabs>
        <w:tab w:val="left" w:pos="363"/>
      </w:tabs>
      <w:spacing w:before="74" w:line="240" w:lineRule="auto"/>
      <w:ind w:left="363" w:right="186" w:hanging="248"/>
    </w:pPr>
    <w:rPr>
      <w:rFonts w:eastAsia="Times New Roman" w:cs="Times New Roman"/>
      <w:b/>
      <w:bCs/>
      <w:sz w:val="24"/>
      <w:szCs w:val="24"/>
    </w:rPr>
  </w:style>
  <w:style w:type="character" w:customStyle="1" w:styleId="SIW-SubSectChar">
    <w:name w:val="SIW-SubSect Char"/>
    <w:basedOn w:val="Heading3Char"/>
    <w:link w:val="SIW-SubSect"/>
    <w:rsid w:val="009C4B23"/>
    <w:rPr>
      <w:rFonts w:asciiTheme="majorHAnsi" w:eastAsiaTheme="majorEastAsia" w:hAnsiTheme="majorHAnsi" w:cstheme="majorBidi"/>
      <w:b/>
      <w:bCs/>
      <w:spacing w:val="-1"/>
      <w:sz w:val="20"/>
    </w:rPr>
  </w:style>
  <w:style w:type="character" w:customStyle="1" w:styleId="Heading4Char">
    <w:name w:val="Heading 4 Char"/>
    <w:basedOn w:val="DefaultParagraphFont"/>
    <w:link w:val="Heading4"/>
    <w:semiHidden/>
    <w:rsid w:val="008445F4"/>
    <w:rPr>
      <w:rFonts w:asciiTheme="majorHAnsi" w:eastAsiaTheme="majorEastAsia" w:hAnsiTheme="majorHAnsi" w:cstheme="majorBidi"/>
      <w:b/>
      <w:bCs/>
      <w:i/>
      <w:iCs/>
      <w:color w:val="4F81BD" w:themeColor="accent1"/>
      <w:sz w:val="20"/>
      <w:szCs w:val="20"/>
    </w:rPr>
  </w:style>
  <w:style w:type="character" w:customStyle="1" w:styleId="SIW-SectChar">
    <w:name w:val="SIW-Sect Char"/>
    <w:basedOn w:val="DefaultParagraphFont"/>
    <w:link w:val="SIW-Sect"/>
    <w:rsid w:val="009C4B2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semiHidden/>
    <w:rsid w:val="008445F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semiHidden/>
    <w:rsid w:val="008445F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semiHidden/>
    <w:rsid w:val="008445F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semiHidden/>
    <w:rsid w:val="008445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8445F4"/>
    <w:rPr>
      <w:rFonts w:asciiTheme="majorHAnsi" w:eastAsiaTheme="majorEastAsia" w:hAnsiTheme="majorHAnsi" w:cstheme="majorBidi"/>
      <w:i/>
      <w:iCs/>
      <w:color w:val="404040" w:themeColor="text1" w:themeTint="BF"/>
      <w:sz w:val="20"/>
      <w:szCs w:val="20"/>
    </w:rPr>
  </w:style>
  <w:style w:type="paragraph" w:customStyle="1" w:styleId="Names">
    <w:name w:val="Names"/>
    <w:basedOn w:val="Normal"/>
    <w:rsid w:val="008445F4"/>
    <w:pPr>
      <w:spacing w:before="0" w:line="240" w:lineRule="auto"/>
      <w:ind w:left="0" w:firstLine="181"/>
    </w:pPr>
    <w:rPr>
      <w:rFonts w:eastAsia="Times New Roman" w:cs="Times New Roman"/>
      <w:b/>
      <w:sz w:val="36"/>
      <w:szCs w:val="20"/>
      <w:lang w:val="en-AU"/>
    </w:rPr>
  </w:style>
  <w:style w:type="paragraph" w:styleId="BodyText2">
    <w:name w:val="Body Text 2"/>
    <w:basedOn w:val="Normal"/>
    <w:link w:val="BodyText2Char"/>
    <w:rsid w:val="008445F4"/>
    <w:pPr>
      <w:spacing w:before="0" w:line="240" w:lineRule="auto"/>
      <w:ind w:left="0"/>
    </w:pPr>
    <w:rPr>
      <w:rFonts w:eastAsia="Times New Roman" w:cs="Times New Roman"/>
      <w:iCs/>
      <w:szCs w:val="20"/>
    </w:rPr>
  </w:style>
  <w:style w:type="character" w:customStyle="1" w:styleId="BodyText2Char">
    <w:name w:val="Body Text 2 Char"/>
    <w:basedOn w:val="DefaultParagraphFont"/>
    <w:link w:val="BodyText2"/>
    <w:rsid w:val="008445F4"/>
    <w:rPr>
      <w:rFonts w:ascii="Times New Roman" w:eastAsia="Times New Roman" w:hAnsi="Times New Roman" w:cs="Times New Roman"/>
      <w:iCs/>
      <w:sz w:val="20"/>
      <w:szCs w:val="20"/>
    </w:rPr>
  </w:style>
  <w:style w:type="paragraph" w:styleId="HTMLPreformatted">
    <w:name w:val="HTML Preformatted"/>
    <w:basedOn w:val="Normal"/>
    <w:link w:val="HTMLPreformattedChar"/>
    <w:rsid w:val="00844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Arial Unicode MS" w:eastAsia="Arial Unicode MS" w:hAnsi="Arial Unicode MS" w:cs="Arial Unicode MS"/>
      <w:szCs w:val="20"/>
    </w:rPr>
  </w:style>
  <w:style w:type="character" w:customStyle="1" w:styleId="HTMLPreformattedChar">
    <w:name w:val="HTML Preformatted Char"/>
    <w:basedOn w:val="DefaultParagraphFont"/>
    <w:link w:val="HTMLPreformatted"/>
    <w:rsid w:val="008445F4"/>
    <w:rPr>
      <w:rFonts w:ascii="Arial Unicode MS" w:eastAsia="Arial Unicode MS" w:hAnsi="Arial Unicode MS" w:cs="Arial Unicode MS"/>
      <w:sz w:val="20"/>
      <w:szCs w:val="20"/>
    </w:rPr>
  </w:style>
  <w:style w:type="paragraph" w:styleId="NormalWeb">
    <w:name w:val="Normal (Web)"/>
    <w:basedOn w:val="Normal"/>
    <w:uiPriority w:val="99"/>
    <w:rsid w:val="008445F4"/>
    <w:pPr>
      <w:spacing w:before="100" w:beforeAutospacing="1" w:after="100" w:afterAutospacing="1" w:line="240" w:lineRule="auto"/>
      <w:ind w:left="0"/>
    </w:pPr>
    <w:rPr>
      <w:rFonts w:ascii="Arial Unicode MS" w:eastAsia="Arial Unicode MS" w:hAnsi="Arial Unicode MS" w:cs="Arial Unicode MS"/>
      <w:sz w:val="24"/>
      <w:szCs w:val="24"/>
    </w:rPr>
  </w:style>
  <w:style w:type="character" w:styleId="PageNumber">
    <w:name w:val="page number"/>
    <w:rsid w:val="008445F4"/>
    <w:rPr>
      <w:b/>
    </w:rPr>
  </w:style>
  <w:style w:type="paragraph" w:styleId="Title">
    <w:name w:val="Title"/>
    <w:basedOn w:val="Normal"/>
    <w:link w:val="TitleChar"/>
    <w:qFormat/>
    <w:rsid w:val="008445F4"/>
    <w:pPr>
      <w:spacing w:before="0" w:line="240" w:lineRule="auto"/>
      <w:ind w:left="0"/>
      <w:jc w:val="center"/>
    </w:pPr>
    <w:rPr>
      <w:rFonts w:eastAsia="Times New Roman" w:cs="Times New Roman"/>
      <w:b/>
      <w:sz w:val="28"/>
      <w:szCs w:val="20"/>
    </w:rPr>
  </w:style>
  <w:style w:type="character" w:customStyle="1" w:styleId="TitleChar">
    <w:name w:val="Title Char"/>
    <w:basedOn w:val="DefaultParagraphFont"/>
    <w:link w:val="Title"/>
    <w:rsid w:val="008445F4"/>
    <w:rPr>
      <w:rFonts w:ascii="Times New Roman" w:eastAsia="Times New Roman" w:hAnsi="Times New Roman" w:cs="Times New Roman"/>
      <w:b/>
      <w:sz w:val="28"/>
      <w:szCs w:val="20"/>
    </w:rPr>
  </w:style>
  <w:style w:type="paragraph" w:customStyle="1" w:styleId="Figure">
    <w:name w:val="Figure"/>
    <w:basedOn w:val="Normal"/>
    <w:qFormat/>
    <w:rsid w:val="008445F4"/>
    <w:pPr>
      <w:spacing w:before="0" w:line="240" w:lineRule="auto"/>
      <w:ind w:left="0"/>
      <w:jc w:val="center"/>
    </w:pPr>
    <w:rPr>
      <w:rFonts w:eastAsia="Times New Roman" w:cs="Times New Roman"/>
      <w:b/>
      <w:bCs/>
      <w:szCs w:val="20"/>
    </w:rPr>
  </w:style>
  <w:style w:type="paragraph" w:customStyle="1" w:styleId="Acknowlegements">
    <w:name w:val="Acknowlegements"/>
    <w:basedOn w:val="Heading1"/>
    <w:rsid w:val="008445F4"/>
    <w:pPr>
      <w:keepLines w:val="0"/>
      <w:spacing w:before="200" w:line="240" w:lineRule="auto"/>
      <w:ind w:left="0"/>
    </w:pPr>
    <w:rPr>
      <w:rFonts w:ascii="Times New Roman" w:eastAsia="Times New Roman" w:hAnsi="Times New Roman" w:cs="Times New Roman"/>
      <w:bCs w:val="0"/>
      <w:caps/>
      <w:sz w:val="20"/>
      <w:szCs w:val="20"/>
    </w:rPr>
  </w:style>
  <w:style w:type="paragraph" w:customStyle="1" w:styleId="TableCaption">
    <w:name w:val="TableCaption"/>
    <w:basedOn w:val="Heading3"/>
    <w:rsid w:val="008445F4"/>
    <w:pPr>
      <w:ind w:left="0"/>
      <w:jc w:val="center"/>
    </w:pPr>
    <w:rPr>
      <w:rFonts w:ascii="Times New Roman" w:eastAsia="Times New Roman" w:hAnsi="Times New Roman" w:cs="Times New Roman"/>
      <w:szCs w:val="20"/>
    </w:rPr>
  </w:style>
  <w:style w:type="paragraph" w:customStyle="1" w:styleId="FigureCaption">
    <w:name w:val="FigureCaption"/>
    <w:basedOn w:val="Heading1"/>
    <w:rsid w:val="008445F4"/>
    <w:pPr>
      <w:keepLines w:val="0"/>
      <w:spacing w:before="0" w:line="240" w:lineRule="auto"/>
      <w:ind w:left="0"/>
    </w:pPr>
    <w:rPr>
      <w:rFonts w:ascii="Times New Roman" w:eastAsia="Times New Roman" w:hAnsi="Times New Roman" w:cs="Times New Roman"/>
      <w:caps/>
      <w:sz w:val="20"/>
      <w:szCs w:val="20"/>
    </w:rPr>
  </w:style>
  <w:style w:type="paragraph" w:customStyle="1" w:styleId="Ref">
    <w:name w:val="Ref"/>
    <w:basedOn w:val="Normal"/>
    <w:link w:val="RefChar"/>
    <w:rsid w:val="008445F4"/>
    <w:pPr>
      <w:keepLines/>
      <w:spacing w:before="0" w:line="240" w:lineRule="auto"/>
      <w:ind w:left="0"/>
    </w:pPr>
    <w:rPr>
      <w:rFonts w:eastAsia="Times New Roman" w:cs="Times New Roman"/>
      <w:szCs w:val="20"/>
    </w:rPr>
  </w:style>
  <w:style w:type="paragraph" w:customStyle="1" w:styleId="ArtclJust">
    <w:name w:val="ArtclJust"/>
    <w:basedOn w:val="Normal"/>
    <w:link w:val="ArtclJustChar"/>
    <w:qFormat/>
    <w:rsid w:val="008445F4"/>
    <w:pPr>
      <w:spacing w:before="0" w:line="240" w:lineRule="auto"/>
      <w:ind w:left="0"/>
    </w:pPr>
    <w:rPr>
      <w:rFonts w:eastAsia="Times New Roman" w:cs="Times New Roman"/>
      <w:iCs/>
      <w:szCs w:val="20"/>
    </w:rPr>
  </w:style>
  <w:style w:type="character" w:customStyle="1" w:styleId="ArtclJustChar">
    <w:name w:val="ArtclJust Char"/>
    <w:basedOn w:val="DefaultParagraphFont"/>
    <w:link w:val="ArtclJust"/>
    <w:rsid w:val="008445F4"/>
    <w:rPr>
      <w:rFonts w:ascii="Times New Roman" w:eastAsia="Times New Roman" w:hAnsi="Times New Roman" w:cs="Times New Roman"/>
      <w:iCs/>
      <w:sz w:val="20"/>
      <w:szCs w:val="20"/>
    </w:rPr>
  </w:style>
  <w:style w:type="character" w:customStyle="1" w:styleId="RefChar">
    <w:name w:val="Ref Char"/>
    <w:basedOn w:val="DefaultParagraphFont"/>
    <w:link w:val="Ref"/>
    <w:rsid w:val="008445F4"/>
    <w:rPr>
      <w:rFonts w:ascii="Times New Roman" w:eastAsia="Times New Roman" w:hAnsi="Times New Roman" w:cs="Times New Roman"/>
      <w:sz w:val="20"/>
      <w:szCs w:val="20"/>
    </w:rPr>
  </w:style>
  <w:style w:type="paragraph" w:styleId="Revision">
    <w:name w:val="Revision"/>
    <w:hidden/>
    <w:uiPriority w:val="99"/>
    <w:semiHidden/>
    <w:rsid w:val="008445F4"/>
    <w:pPr>
      <w:spacing w:after="0" w:line="240" w:lineRule="auto"/>
    </w:pPr>
    <w:rPr>
      <w:rFonts w:ascii="Times New Roman" w:eastAsia="Times New Roman" w:hAnsi="Times New Roman" w:cs="Times New Roman"/>
      <w:sz w:val="20"/>
      <w:szCs w:val="20"/>
    </w:rPr>
  </w:style>
  <w:style w:type="paragraph" w:styleId="Bibliography">
    <w:name w:val="Bibliography"/>
    <w:basedOn w:val="Normal"/>
    <w:next w:val="Normal"/>
    <w:uiPriority w:val="37"/>
    <w:semiHidden/>
    <w:unhideWhenUsed/>
    <w:rsid w:val="008445F4"/>
    <w:pPr>
      <w:spacing w:before="0" w:line="240" w:lineRule="auto"/>
      <w:ind w:left="0"/>
    </w:pPr>
    <w:rPr>
      <w:rFonts w:eastAsia="Times New Roman" w:cs="Times New Roman"/>
      <w:szCs w:val="20"/>
    </w:rPr>
  </w:style>
  <w:style w:type="paragraph" w:styleId="BlockText">
    <w:name w:val="Block Text"/>
    <w:basedOn w:val="Normal"/>
    <w:rsid w:val="008445F4"/>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before="0" w:line="240" w:lineRule="auto"/>
      <w:ind w:left="1152" w:right="1152"/>
    </w:pPr>
    <w:rPr>
      <w:rFonts w:asciiTheme="minorHAnsi" w:hAnsiTheme="minorHAnsi"/>
      <w:i/>
      <w:iCs/>
      <w:color w:val="4F81BD" w:themeColor="accent1"/>
      <w:szCs w:val="20"/>
    </w:rPr>
  </w:style>
  <w:style w:type="paragraph" w:styleId="BodyText3">
    <w:name w:val="Body Text 3"/>
    <w:basedOn w:val="Normal"/>
    <w:link w:val="BodyText3Char"/>
    <w:rsid w:val="008445F4"/>
    <w:pPr>
      <w:spacing w:before="0" w:after="120" w:line="240" w:lineRule="auto"/>
      <w:ind w:left="0"/>
    </w:pPr>
    <w:rPr>
      <w:rFonts w:eastAsia="Times New Roman" w:cs="Times New Roman"/>
      <w:sz w:val="16"/>
      <w:szCs w:val="16"/>
    </w:rPr>
  </w:style>
  <w:style w:type="character" w:customStyle="1" w:styleId="BodyText3Char">
    <w:name w:val="Body Text 3 Char"/>
    <w:basedOn w:val="DefaultParagraphFont"/>
    <w:link w:val="BodyText3"/>
    <w:rsid w:val="008445F4"/>
    <w:rPr>
      <w:rFonts w:ascii="Times New Roman" w:eastAsia="Times New Roman" w:hAnsi="Times New Roman" w:cs="Times New Roman"/>
      <w:sz w:val="16"/>
      <w:szCs w:val="16"/>
    </w:rPr>
  </w:style>
  <w:style w:type="paragraph" w:styleId="BodyTextFirstIndent">
    <w:name w:val="Body Text First Indent"/>
    <w:basedOn w:val="BodyText"/>
    <w:link w:val="BodyTextFirstIndentChar"/>
    <w:rsid w:val="008445F4"/>
    <w:pPr>
      <w:widowControl/>
      <w:spacing w:before="0"/>
      <w:ind w:left="0" w:firstLine="360"/>
      <w:jc w:val="left"/>
    </w:pPr>
    <w:rPr>
      <w:rFonts w:cs="Times New Roman"/>
    </w:rPr>
  </w:style>
  <w:style w:type="character" w:customStyle="1" w:styleId="BodyTextFirstIndentChar">
    <w:name w:val="Body Text First Indent Char"/>
    <w:basedOn w:val="BodyTextChar"/>
    <w:link w:val="BodyTextFirstIndent"/>
    <w:rsid w:val="008445F4"/>
    <w:rPr>
      <w:rFonts w:ascii="Times New Roman" w:eastAsia="Times New Roman" w:hAnsi="Times New Roman" w:cs="Times New Roman"/>
      <w:sz w:val="20"/>
      <w:szCs w:val="20"/>
    </w:rPr>
  </w:style>
  <w:style w:type="paragraph" w:styleId="BodyTextIndent">
    <w:name w:val="Body Text Indent"/>
    <w:basedOn w:val="Normal"/>
    <w:link w:val="BodyTextIndentChar"/>
    <w:rsid w:val="008445F4"/>
    <w:pPr>
      <w:spacing w:before="0" w:after="120" w:line="240" w:lineRule="auto"/>
      <w:ind w:left="360"/>
    </w:pPr>
    <w:rPr>
      <w:rFonts w:eastAsia="Times New Roman" w:cs="Times New Roman"/>
      <w:szCs w:val="20"/>
    </w:rPr>
  </w:style>
  <w:style w:type="character" w:customStyle="1" w:styleId="BodyTextIndentChar">
    <w:name w:val="Body Text Indent Char"/>
    <w:basedOn w:val="DefaultParagraphFont"/>
    <w:link w:val="BodyTextIndent"/>
    <w:rsid w:val="008445F4"/>
    <w:rPr>
      <w:rFonts w:ascii="Times New Roman" w:eastAsia="Times New Roman" w:hAnsi="Times New Roman" w:cs="Times New Roman"/>
      <w:sz w:val="20"/>
      <w:szCs w:val="20"/>
    </w:rPr>
  </w:style>
  <w:style w:type="paragraph" w:styleId="BodyTextFirstIndent2">
    <w:name w:val="Body Text First Indent 2"/>
    <w:basedOn w:val="BodyTextIndent"/>
    <w:link w:val="BodyTextFirstIndent2Char"/>
    <w:rsid w:val="008445F4"/>
    <w:pPr>
      <w:spacing w:after="0"/>
      <w:ind w:firstLine="360"/>
    </w:pPr>
  </w:style>
  <w:style w:type="character" w:customStyle="1" w:styleId="BodyTextFirstIndent2Char">
    <w:name w:val="Body Text First Indent 2 Char"/>
    <w:basedOn w:val="BodyTextIndentChar"/>
    <w:link w:val="BodyTextFirstIndent2"/>
    <w:rsid w:val="008445F4"/>
    <w:rPr>
      <w:rFonts w:ascii="Times New Roman" w:eastAsia="Times New Roman" w:hAnsi="Times New Roman" w:cs="Times New Roman"/>
      <w:sz w:val="20"/>
      <w:szCs w:val="20"/>
    </w:rPr>
  </w:style>
  <w:style w:type="paragraph" w:styleId="BodyTextIndent2">
    <w:name w:val="Body Text Indent 2"/>
    <w:basedOn w:val="Normal"/>
    <w:link w:val="BodyTextIndent2Char"/>
    <w:rsid w:val="008445F4"/>
    <w:pPr>
      <w:spacing w:before="0" w:after="120" w:line="480" w:lineRule="auto"/>
      <w:ind w:left="360"/>
    </w:pPr>
    <w:rPr>
      <w:rFonts w:eastAsia="Times New Roman" w:cs="Times New Roman"/>
      <w:szCs w:val="20"/>
    </w:rPr>
  </w:style>
  <w:style w:type="character" w:customStyle="1" w:styleId="BodyTextIndent2Char">
    <w:name w:val="Body Text Indent 2 Char"/>
    <w:basedOn w:val="DefaultParagraphFont"/>
    <w:link w:val="BodyTextIndent2"/>
    <w:rsid w:val="008445F4"/>
    <w:rPr>
      <w:rFonts w:ascii="Times New Roman" w:eastAsia="Times New Roman" w:hAnsi="Times New Roman" w:cs="Times New Roman"/>
      <w:sz w:val="20"/>
      <w:szCs w:val="20"/>
    </w:rPr>
  </w:style>
  <w:style w:type="paragraph" w:styleId="BodyTextIndent3">
    <w:name w:val="Body Text Indent 3"/>
    <w:basedOn w:val="Normal"/>
    <w:link w:val="BodyTextIndent3Char"/>
    <w:rsid w:val="008445F4"/>
    <w:pPr>
      <w:spacing w:before="0" w:after="120" w:line="240" w:lineRule="auto"/>
      <w:ind w:left="360"/>
    </w:pPr>
    <w:rPr>
      <w:rFonts w:eastAsia="Times New Roman" w:cs="Times New Roman"/>
      <w:sz w:val="16"/>
      <w:szCs w:val="16"/>
    </w:rPr>
  </w:style>
  <w:style w:type="character" w:customStyle="1" w:styleId="BodyTextIndent3Char">
    <w:name w:val="Body Text Indent 3 Char"/>
    <w:basedOn w:val="DefaultParagraphFont"/>
    <w:link w:val="BodyTextIndent3"/>
    <w:rsid w:val="008445F4"/>
    <w:rPr>
      <w:rFonts w:ascii="Times New Roman" w:eastAsia="Times New Roman" w:hAnsi="Times New Roman" w:cs="Times New Roman"/>
      <w:sz w:val="16"/>
      <w:szCs w:val="16"/>
    </w:rPr>
  </w:style>
  <w:style w:type="paragraph" w:styleId="Closing">
    <w:name w:val="Closing"/>
    <w:basedOn w:val="Normal"/>
    <w:link w:val="ClosingChar"/>
    <w:rsid w:val="008445F4"/>
    <w:pPr>
      <w:spacing w:before="0" w:line="240" w:lineRule="auto"/>
      <w:ind w:left="4320"/>
    </w:pPr>
    <w:rPr>
      <w:rFonts w:eastAsia="Times New Roman" w:cs="Times New Roman"/>
      <w:szCs w:val="20"/>
    </w:rPr>
  </w:style>
  <w:style w:type="character" w:customStyle="1" w:styleId="ClosingChar">
    <w:name w:val="Closing Char"/>
    <w:basedOn w:val="DefaultParagraphFont"/>
    <w:link w:val="Closing"/>
    <w:rsid w:val="008445F4"/>
    <w:rPr>
      <w:rFonts w:ascii="Times New Roman" w:eastAsia="Times New Roman" w:hAnsi="Times New Roman" w:cs="Times New Roman"/>
      <w:sz w:val="20"/>
      <w:szCs w:val="20"/>
    </w:rPr>
  </w:style>
  <w:style w:type="paragraph" w:styleId="Date">
    <w:name w:val="Date"/>
    <w:basedOn w:val="Normal"/>
    <w:next w:val="Normal"/>
    <w:link w:val="DateChar"/>
    <w:rsid w:val="008445F4"/>
    <w:pPr>
      <w:spacing w:before="0" w:line="240" w:lineRule="auto"/>
      <w:ind w:left="0"/>
    </w:pPr>
    <w:rPr>
      <w:rFonts w:eastAsia="Times New Roman" w:cs="Times New Roman"/>
      <w:szCs w:val="20"/>
    </w:rPr>
  </w:style>
  <w:style w:type="character" w:customStyle="1" w:styleId="DateChar">
    <w:name w:val="Date Char"/>
    <w:basedOn w:val="DefaultParagraphFont"/>
    <w:link w:val="Date"/>
    <w:rsid w:val="008445F4"/>
    <w:rPr>
      <w:rFonts w:ascii="Times New Roman" w:eastAsia="Times New Roman" w:hAnsi="Times New Roman" w:cs="Times New Roman"/>
      <w:sz w:val="20"/>
      <w:szCs w:val="20"/>
    </w:rPr>
  </w:style>
  <w:style w:type="paragraph" w:styleId="DocumentMap">
    <w:name w:val="Document Map"/>
    <w:basedOn w:val="Normal"/>
    <w:link w:val="DocumentMapChar"/>
    <w:rsid w:val="008445F4"/>
    <w:pPr>
      <w:spacing w:before="0" w:line="240" w:lineRule="auto"/>
      <w:ind w:left="0"/>
    </w:pPr>
    <w:rPr>
      <w:rFonts w:ascii="Tahoma" w:eastAsia="Times New Roman" w:hAnsi="Tahoma" w:cs="Times New Roman"/>
      <w:sz w:val="16"/>
      <w:szCs w:val="16"/>
    </w:rPr>
  </w:style>
  <w:style w:type="character" w:customStyle="1" w:styleId="DocumentMapChar">
    <w:name w:val="Document Map Char"/>
    <w:basedOn w:val="DefaultParagraphFont"/>
    <w:link w:val="DocumentMap"/>
    <w:rsid w:val="008445F4"/>
    <w:rPr>
      <w:rFonts w:ascii="Tahoma" w:eastAsia="Times New Roman" w:hAnsi="Tahoma" w:cs="Times New Roman"/>
      <w:sz w:val="16"/>
      <w:szCs w:val="16"/>
    </w:rPr>
  </w:style>
  <w:style w:type="paragraph" w:styleId="E-mailSignature">
    <w:name w:val="E-mail Signature"/>
    <w:basedOn w:val="Normal"/>
    <w:link w:val="E-mailSignatureChar"/>
    <w:rsid w:val="008445F4"/>
    <w:pPr>
      <w:spacing w:before="0" w:line="240" w:lineRule="auto"/>
      <w:ind w:left="0"/>
    </w:pPr>
    <w:rPr>
      <w:rFonts w:eastAsia="Times New Roman" w:cs="Times New Roman"/>
      <w:szCs w:val="20"/>
    </w:rPr>
  </w:style>
  <w:style w:type="character" w:customStyle="1" w:styleId="E-mailSignatureChar">
    <w:name w:val="E-mail Signature Char"/>
    <w:basedOn w:val="DefaultParagraphFont"/>
    <w:link w:val="E-mailSignature"/>
    <w:rsid w:val="008445F4"/>
    <w:rPr>
      <w:rFonts w:ascii="Times New Roman" w:eastAsia="Times New Roman" w:hAnsi="Times New Roman" w:cs="Times New Roman"/>
      <w:sz w:val="20"/>
      <w:szCs w:val="20"/>
    </w:rPr>
  </w:style>
  <w:style w:type="paragraph" w:styleId="EndnoteText">
    <w:name w:val="endnote text"/>
    <w:basedOn w:val="Normal"/>
    <w:link w:val="EndnoteTextChar"/>
    <w:rsid w:val="008445F4"/>
    <w:pPr>
      <w:spacing w:before="0" w:line="240" w:lineRule="auto"/>
      <w:ind w:left="0"/>
    </w:pPr>
    <w:rPr>
      <w:rFonts w:eastAsia="Times New Roman" w:cs="Times New Roman"/>
      <w:szCs w:val="20"/>
    </w:rPr>
  </w:style>
  <w:style w:type="character" w:customStyle="1" w:styleId="EndnoteTextChar">
    <w:name w:val="Endnote Text Char"/>
    <w:basedOn w:val="DefaultParagraphFont"/>
    <w:link w:val="EndnoteText"/>
    <w:rsid w:val="008445F4"/>
    <w:rPr>
      <w:rFonts w:ascii="Times New Roman" w:eastAsia="Times New Roman" w:hAnsi="Times New Roman" w:cs="Times New Roman"/>
      <w:sz w:val="20"/>
      <w:szCs w:val="20"/>
    </w:rPr>
  </w:style>
  <w:style w:type="paragraph" w:styleId="EnvelopeAddress">
    <w:name w:val="envelope address"/>
    <w:basedOn w:val="Normal"/>
    <w:rsid w:val="008445F4"/>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rsid w:val="008445F4"/>
    <w:pPr>
      <w:spacing w:before="0" w:line="240" w:lineRule="auto"/>
      <w:ind w:left="0"/>
    </w:pPr>
    <w:rPr>
      <w:rFonts w:asciiTheme="majorHAnsi" w:eastAsiaTheme="majorEastAsia" w:hAnsiTheme="majorHAnsi" w:cstheme="majorBidi"/>
      <w:szCs w:val="20"/>
    </w:rPr>
  </w:style>
  <w:style w:type="paragraph" w:styleId="FootnoteText">
    <w:name w:val="footnote text"/>
    <w:basedOn w:val="Normal"/>
    <w:link w:val="FootnoteTextChar"/>
    <w:rsid w:val="008445F4"/>
    <w:pPr>
      <w:spacing w:before="0" w:line="240" w:lineRule="auto"/>
      <w:ind w:left="0"/>
    </w:pPr>
    <w:rPr>
      <w:rFonts w:eastAsia="Times New Roman" w:cs="Times New Roman"/>
      <w:szCs w:val="20"/>
    </w:rPr>
  </w:style>
  <w:style w:type="character" w:customStyle="1" w:styleId="FootnoteTextChar">
    <w:name w:val="Footnote Text Char"/>
    <w:basedOn w:val="DefaultParagraphFont"/>
    <w:link w:val="FootnoteText"/>
    <w:rsid w:val="008445F4"/>
    <w:rPr>
      <w:rFonts w:ascii="Times New Roman" w:eastAsia="Times New Roman" w:hAnsi="Times New Roman" w:cs="Times New Roman"/>
      <w:sz w:val="20"/>
      <w:szCs w:val="20"/>
    </w:rPr>
  </w:style>
  <w:style w:type="paragraph" w:styleId="HTMLAddress">
    <w:name w:val="HTML Address"/>
    <w:basedOn w:val="Normal"/>
    <w:link w:val="HTMLAddressChar"/>
    <w:rsid w:val="008445F4"/>
    <w:pPr>
      <w:spacing w:before="0" w:line="240" w:lineRule="auto"/>
      <w:ind w:left="0"/>
    </w:pPr>
    <w:rPr>
      <w:rFonts w:eastAsia="Times New Roman" w:cs="Times New Roman"/>
      <w:i/>
      <w:iCs/>
      <w:szCs w:val="20"/>
    </w:rPr>
  </w:style>
  <w:style w:type="character" w:customStyle="1" w:styleId="HTMLAddressChar">
    <w:name w:val="HTML Address Char"/>
    <w:basedOn w:val="DefaultParagraphFont"/>
    <w:link w:val="HTMLAddress"/>
    <w:rsid w:val="008445F4"/>
    <w:rPr>
      <w:rFonts w:ascii="Times New Roman" w:eastAsia="Times New Roman" w:hAnsi="Times New Roman" w:cs="Times New Roman"/>
      <w:i/>
      <w:iCs/>
      <w:sz w:val="20"/>
      <w:szCs w:val="20"/>
    </w:rPr>
  </w:style>
  <w:style w:type="paragraph" w:styleId="Index1">
    <w:name w:val="index 1"/>
    <w:basedOn w:val="Normal"/>
    <w:next w:val="Normal"/>
    <w:autoRedefine/>
    <w:rsid w:val="008445F4"/>
    <w:pPr>
      <w:spacing w:before="0" w:line="240" w:lineRule="auto"/>
      <w:ind w:left="200" w:hanging="200"/>
    </w:pPr>
    <w:rPr>
      <w:rFonts w:eastAsia="Times New Roman" w:cs="Times New Roman"/>
      <w:szCs w:val="20"/>
    </w:rPr>
  </w:style>
  <w:style w:type="paragraph" w:styleId="Index2">
    <w:name w:val="index 2"/>
    <w:basedOn w:val="Normal"/>
    <w:next w:val="Normal"/>
    <w:autoRedefine/>
    <w:rsid w:val="008445F4"/>
    <w:pPr>
      <w:spacing w:before="0" w:line="240" w:lineRule="auto"/>
      <w:ind w:left="400" w:hanging="200"/>
    </w:pPr>
    <w:rPr>
      <w:rFonts w:eastAsia="Times New Roman" w:cs="Times New Roman"/>
      <w:szCs w:val="20"/>
    </w:rPr>
  </w:style>
  <w:style w:type="paragraph" w:styleId="Index3">
    <w:name w:val="index 3"/>
    <w:basedOn w:val="Normal"/>
    <w:next w:val="Normal"/>
    <w:autoRedefine/>
    <w:rsid w:val="008445F4"/>
    <w:pPr>
      <w:spacing w:before="0" w:line="240" w:lineRule="auto"/>
      <w:ind w:left="600" w:hanging="200"/>
    </w:pPr>
    <w:rPr>
      <w:rFonts w:eastAsia="Times New Roman" w:cs="Times New Roman"/>
      <w:szCs w:val="20"/>
    </w:rPr>
  </w:style>
  <w:style w:type="paragraph" w:styleId="Index4">
    <w:name w:val="index 4"/>
    <w:basedOn w:val="Normal"/>
    <w:next w:val="Normal"/>
    <w:autoRedefine/>
    <w:rsid w:val="008445F4"/>
    <w:pPr>
      <w:spacing w:before="0" w:line="240" w:lineRule="auto"/>
      <w:ind w:left="800" w:hanging="200"/>
    </w:pPr>
    <w:rPr>
      <w:rFonts w:eastAsia="Times New Roman" w:cs="Times New Roman"/>
      <w:szCs w:val="20"/>
    </w:rPr>
  </w:style>
  <w:style w:type="paragraph" w:styleId="Index5">
    <w:name w:val="index 5"/>
    <w:basedOn w:val="Normal"/>
    <w:next w:val="Normal"/>
    <w:autoRedefine/>
    <w:rsid w:val="008445F4"/>
    <w:pPr>
      <w:spacing w:before="0" w:line="240" w:lineRule="auto"/>
      <w:ind w:left="1000" w:hanging="200"/>
    </w:pPr>
    <w:rPr>
      <w:rFonts w:eastAsia="Times New Roman" w:cs="Times New Roman"/>
      <w:szCs w:val="20"/>
    </w:rPr>
  </w:style>
  <w:style w:type="paragraph" w:styleId="Index6">
    <w:name w:val="index 6"/>
    <w:basedOn w:val="Normal"/>
    <w:next w:val="Normal"/>
    <w:autoRedefine/>
    <w:rsid w:val="008445F4"/>
    <w:pPr>
      <w:spacing w:before="0" w:line="240" w:lineRule="auto"/>
      <w:ind w:left="1200" w:hanging="200"/>
    </w:pPr>
    <w:rPr>
      <w:rFonts w:eastAsia="Times New Roman" w:cs="Times New Roman"/>
      <w:szCs w:val="20"/>
    </w:rPr>
  </w:style>
  <w:style w:type="paragraph" w:styleId="Index7">
    <w:name w:val="index 7"/>
    <w:basedOn w:val="Normal"/>
    <w:next w:val="Normal"/>
    <w:autoRedefine/>
    <w:rsid w:val="008445F4"/>
    <w:pPr>
      <w:spacing w:before="0" w:line="240" w:lineRule="auto"/>
      <w:ind w:left="1400" w:hanging="200"/>
    </w:pPr>
    <w:rPr>
      <w:rFonts w:eastAsia="Times New Roman" w:cs="Times New Roman"/>
      <w:szCs w:val="20"/>
    </w:rPr>
  </w:style>
  <w:style w:type="paragraph" w:styleId="Index8">
    <w:name w:val="index 8"/>
    <w:basedOn w:val="Normal"/>
    <w:next w:val="Normal"/>
    <w:autoRedefine/>
    <w:rsid w:val="008445F4"/>
    <w:pPr>
      <w:spacing w:before="0" w:line="240" w:lineRule="auto"/>
      <w:ind w:left="1600" w:hanging="200"/>
    </w:pPr>
    <w:rPr>
      <w:rFonts w:eastAsia="Times New Roman" w:cs="Times New Roman"/>
      <w:szCs w:val="20"/>
    </w:rPr>
  </w:style>
  <w:style w:type="paragraph" w:styleId="Index9">
    <w:name w:val="index 9"/>
    <w:basedOn w:val="Normal"/>
    <w:next w:val="Normal"/>
    <w:autoRedefine/>
    <w:rsid w:val="008445F4"/>
    <w:pPr>
      <w:spacing w:before="0" w:line="240" w:lineRule="auto"/>
      <w:ind w:left="1800" w:hanging="200"/>
    </w:pPr>
    <w:rPr>
      <w:rFonts w:eastAsia="Times New Roman" w:cs="Times New Roman"/>
      <w:szCs w:val="20"/>
    </w:rPr>
  </w:style>
  <w:style w:type="paragraph" w:styleId="IndexHeading">
    <w:name w:val="index heading"/>
    <w:basedOn w:val="Normal"/>
    <w:next w:val="Index1"/>
    <w:rsid w:val="008445F4"/>
    <w:pPr>
      <w:spacing w:before="0" w:line="240" w:lineRule="auto"/>
      <w:ind w:left="0"/>
    </w:pPr>
    <w:rPr>
      <w:rFonts w:asciiTheme="majorHAnsi" w:eastAsiaTheme="majorEastAsia" w:hAnsiTheme="majorHAnsi" w:cstheme="majorBidi"/>
      <w:b/>
      <w:bCs/>
      <w:szCs w:val="20"/>
    </w:rPr>
  </w:style>
  <w:style w:type="paragraph" w:styleId="IntenseQuote">
    <w:name w:val="Intense Quote"/>
    <w:basedOn w:val="Normal"/>
    <w:next w:val="Normal"/>
    <w:link w:val="IntenseQuoteChar"/>
    <w:uiPriority w:val="30"/>
    <w:qFormat/>
    <w:rsid w:val="008445F4"/>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0"/>
    </w:rPr>
  </w:style>
  <w:style w:type="character" w:customStyle="1" w:styleId="IntenseQuoteChar">
    <w:name w:val="Intense Quote Char"/>
    <w:basedOn w:val="DefaultParagraphFont"/>
    <w:link w:val="IntenseQuote"/>
    <w:uiPriority w:val="30"/>
    <w:rsid w:val="008445F4"/>
    <w:rPr>
      <w:rFonts w:ascii="Times New Roman" w:eastAsia="Times New Roman" w:hAnsi="Times New Roman" w:cs="Times New Roman"/>
      <w:b/>
      <w:bCs/>
      <w:i/>
      <w:iCs/>
      <w:color w:val="4F81BD" w:themeColor="accent1"/>
      <w:sz w:val="20"/>
      <w:szCs w:val="20"/>
    </w:rPr>
  </w:style>
  <w:style w:type="paragraph" w:styleId="List">
    <w:name w:val="List"/>
    <w:basedOn w:val="Normal"/>
    <w:rsid w:val="008445F4"/>
    <w:pPr>
      <w:spacing w:before="0" w:line="240" w:lineRule="auto"/>
      <w:ind w:left="360" w:hanging="360"/>
      <w:contextualSpacing/>
    </w:pPr>
    <w:rPr>
      <w:rFonts w:eastAsia="Times New Roman" w:cs="Times New Roman"/>
      <w:szCs w:val="20"/>
    </w:rPr>
  </w:style>
  <w:style w:type="paragraph" w:styleId="List2">
    <w:name w:val="List 2"/>
    <w:basedOn w:val="Normal"/>
    <w:rsid w:val="008445F4"/>
    <w:pPr>
      <w:spacing w:before="0" w:line="240" w:lineRule="auto"/>
      <w:ind w:left="720" w:hanging="360"/>
      <w:contextualSpacing/>
    </w:pPr>
    <w:rPr>
      <w:rFonts w:eastAsia="Times New Roman" w:cs="Times New Roman"/>
      <w:szCs w:val="20"/>
    </w:rPr>
  </w:style>
  <w:style w:type="paragraph" w:styleId="List3">
    <w:name w:val="List 3"/>
    <w:basedOn w:val="Normal"/>
    <w:rsid w:val="008445F4"/>
    <w:pPr>
      <w:spacing w:before="0" w:line="240" w:lineRule="auto"/>
      <w:ind w:left="1080" w:hanging="360"/>
      <w:contextualSpacing/>
    </w:pPr>
    <w:rPr>
      <w:rFonts w:eastAsia="Times New Roman" w:cs="Times New Roman"/>
      <w:szCs w:val="20"/>
    </w:rPr>
  </w:style>
  <w:style w:type="paragraph" w:styleId="List4">
    <w:name w:val="List 4"/>
    <w:basedOn w:val="Normal"/>
    <w:rsid w:val="008445F4"/>
    <w:pPr>
      <w:spacing w:before="0" w:line="240" w:lineRule="auto"/>
      <w:ind w:left="1440" w:hanging="360"/>
      <w:contextualSpacing/>
    </w:pPr>
    <w:rPr>
      <w:rFonts w:eastAsia="Times New Roman" w:cs="Times New Roman"/>
      <w:szCs w:val="20"/>
    </w:rPr>
  </w:style>
  <w:style w:type="paragraph" w:styleId="List5">
    <w:name w:val="List 5"/>
    <w:basedOn w:val="Normal"/>
    <w:rsid w:val="008445F4"/>
    <w:pPr>
      <w:spacing w:before="0" w:line="240" w:lineRule="auto"/>
      <w:ind w:left="1800" w:hanging="360"/>
      <w:contextualSpacing/>
    </w:pPr>
    <w:rPr>
      <w:rFonts w:eastAsia="Times New Roman" w:cs="Times New Roman"/>
      <w:szCs w:val="20"/>
    </w:rPr>
  </w:style>
  <w:style w:type="paragraph" w:styleId="ListBullet">
    <w:name w:val="List Bullet"/>
    <w:basedOn w:val="Normal"/>
    <w:rsid w:val="008445F4"/>
    <w:pPr>
      <w:numPr>
        <w:numId w:val="4"/>
      </w:numPr>
      <w:spacing w:before="0" w:line="240" w:lineRule="auto"/>
      <w:contextualSpacing/>
    </w:pPr>
    <w:rPr>
      <w:rFonts w:eastAsia="Times New Roman" w:cs="Times New Roman"/>
      <w:szCs w:val="20"/>
    </w:rPr>
  </w:style>
  <w:style w:type="paragraph" w:styleId="ListBullet2">
    <w:name w:val="List Bullet 2"/>
    <w:basedOn w:val="Normal"/>
    <w:rsid w:val="008445F4"/>
    <w:pPr>
      <w:numPr>
        <w:numId w:val="5"/>
      </w:numPr>
      <w:spacing w:before="0" w:line="240" w:lineRule="auto"/>
      <w:contextualSpacing/>
    </w:pPr>
    <w:rPr>
      <w:rFonts w:eastAsia="Times New Roman" w:cs="Times New Roman"/>
      <w:szCs w:val="20"/>
    </w:rPr>
  </w:style>
  <w:style w:type="paragraph" w:styleId="ListBullet3">
    <w:name w:val="List Bullet 3"/>
    <w:basedOn w:val="Normal"/>
    <w:rsid w:val="008445F4"/>
    <w:pPr>
      <w:numPr>
        <w:numId w:val="6"/>
      </w:numPr>
      <w:spacing w:before="0" w:line="240" w:lineRule="auto"/>
      <w:contextualSpacing/>
    </w:pPr>
    <w:rPr>
      <w:rFonts w:eastAsia="Times New Roman" w:cs="Times New Roman"/>
      <w:szCs w:val="20"/>
    </w:rPr>
  </w:style>
  <w:style w:type="paragraph" w:styleId="ListBullet4">
    <w:name w:val="List Bullet 4"/>
    <w:basedOn w:val="Normal"/>
    <w:rsid w:val="008445F4"/>
    <w:pPr>
      <w:numPr>
        <w:numId w:val="7"/>
      </w:numPr>
      <w:spacing w:before="0" w:line="240" w:lineRule="auto"/>
      <w:contextualSpacing/>
    </w:pPr>
    <w:rPr>
      <w:rFonts w:eastAsia="Times New Roman" w:cs="Times New Roman"/>
      <w:szCs w:val="20"/>
    </w:rPr>
  </w:style>
  <w:style w:type="paragraph" w:styleId="ListBullet5">
    <w:name w:val="List Bullet 5"/>
    <w:basedOn w:val="Normal"/>
    <w:rsid w:val="008445F4"/>
    <w:pPr>
      <w:numPr>
        <w:numId w:val="8"/>
      </w:numPr>
      <w:spacing w:before="0" w:line="240" w:lineRule="auto"/>
      <w:contextualSpacing/>
    </w:pPr>
    <w:rPr>
      <w:rFonts w:eastAsia="Times New Roman" w:cs="Times New Roman"/>
      <w:szCs w:val="20"/>
    </w:rPr>
  </w:style>
  <w:style w:type="paragraph" w:styleId="ListContinue">
    <w:name w:val="List Continue"/>
    <w:basedOn w:val="Normal"/>
    <w:rsid w:val="008445F4"/>
    <w:pPr>
      <w:spacing w:before="0" w:after="120" w:line="240" w:lineRule="auto"/>
      <w:ind w:left="360"/>
      <w:contextualSpacing/>
    </w:pPr>
    <w:rPr>
      <w:rFonts w:eastAsia="Times New Roman" w:cs="Times New Roman"/>
      <w:szCs w:val="20"/>
    </w:rPr>
  </w:style>
  <w:style w:type="paragraph" w:styleId="ListContinue2">
    <w:name w:val="List Continue 2"/>
    <w:basedOn w:val="Normal"/>
    <w:rsid w:val="008445F4"/>
    <w:pPr>
      <w:spacing w:before="0" w:after="120" w:line="240" w:lineRule="auto"/>
      <w:ind w:left="720"/>
      <w:contextualSpacing/>
    </w:pPr>
    <w:rPr>
      <w:rFonts w:eastAsia="Times New Roman" w:cs="Times New Roman"/>
      <w:szCs w:val="20"/>
    </w:rPr>
  </w:style>
  <w:style w:type="paragraph" w:styleId="ListContinue3">
    <w:name w:val="List Continue 3"/>
    <w:basedOn w:val="Normal"/>
    <w:rsid w:val="008445F4"/>
    <w:pPr>
      <w:spacing w:before="0" w:after="120" w:line="240" w:lineRule="auto"/>
      <w:ind w:left="1080"/>
      <w:contextualSpacing/>
    </w:pPr>
    <w:rPr>
      <w:rFonts w:eastAsia="Times New Roman" w:cs="Times New Roman"/>
      <w:szCs w:val="20"/>
    </w:rPr>
  </w:style>
  <w:style w:type="paragraph" w:styleId="ListContinue4">
    <w:name w:val="List Continue 4"/>
    <w:basedOn w:val="Normal"/>
    <w:rsid w:val="008445F4"/>
    <w:pPr>
      <w:spacing w:before="0" w:after="120" w:line="240" w:lineRule="auto"/>
      <w:ind w:left="1440"/>
      <w:contextualSpacing/>
    </w:pPr>
    <w:rPr>
      <w:rFonts w:eastAsia="Times New Roman" w:cs="Times New Roman"/>
      <w:szCs w:val="20"/>
    </w:rPr>
  </w:style>
  <w:style w:type="paragraph" w:styleId="ListContinue5">
    <w:name w:val="List Continue 5"/>
    <w:basedOn w:val="Normal"/>
    <w:rsid w:val="008445F4"/>
    <w:pPr>
      <w:spacing w:before="0" w:after="120" w:line="240" w:lineRule="auto"/>
      <w:ind w:left="1800"/>
      <w:contextualSpacing/>
    </w:pPr>
    <w:rPr>
      <w:rFonts w:eastAsia="Times New Roman" w:cs="Times New Roman"/>
      <w:szCs w:val="20"/>
    </w:rPr>
  </w:style>
  <w:style w:type="paragraph" w:styleId="ListNumber">
    <w:name w:val="List Number"/>
    <w:basedOn w:val="Normal"/>
    <w:rsid w:val="008445F4"/>
    <w:pPr>
      <w:numPr>
        <w:numId w:val="9"/>
      </w:numPr>
      <w:spacing w:before="0" w:line="240" w:lineRule="auto"/>
      <w:contextualSpacing/>
    </w:pPr>
    <w:rPr>
      <w:rFonts w:eastAsia="Times New Roman" w:cs="Times New Roman"/>
      <w:szCs w:val="20"/>
    </w:rPr>
  </w:style>
  <w:style w:type="paragraph" w:styleId="ListNumber2">
    <w:name w:val="List Number 2"/>
    <w:basedOn w:val="Normal"/>
    <w:rsid w:val="008445F4"/>
    <w:pPr>
      <w:numPr>
        <w:numId w:val="10"/>
      </w:numPr>
      <w:spacing w:before="0" w:line="240" w:lineRule="auto"/>
      <w:contextualSpacing/>
    </w:pPr>
    <w:rPr>
      <w:rFonts w:eastAsia="Times New Roman" w:cs="Times New Roman"/>
      <w:szCs w:val="20"/>
    </w:rPr>
  </w:style>
  <w:style w:type="paragraph" w:styleId="ListNumber3">
    <w:name w:val="List Number 3"/>
    <w:basedOn w:val="Normal"/>
    <w:rsid w:val="008445F4"/>
    <w:pPr>
      <w:numPr>
        <w:numId w:val="11"/>
      </w:numPr>
      <w:spacing w:before="0" w:line="240" w:lineRule="auto"/>
      <w:contextualSpacing/>
    </w:pPr>
    <w:rPr>
      <w:rFonts w:eastAsia="Times New Roman" w:cs="Times New Roman"/>
      <w:szCs w:val="20"/>
    </w:rPr>
  </w:style>
  <w:style w:type="paragraph" w:styleId="ListNumber4">
    <w:name w:val="List Number 4"/>
    <w:basedOn w:val="Normal"/>
    <w:rsid w:val="008445F4"/>
    <w:pPr>
      <w:numPr>
        <w:numId w:val="12"/>
      </w:numPr>
      <w:spacing w:before="0" w:line="240" w:lineRule="auto"/>
      <w:contextualSpacing/>
    </w:pPr>
    <w:rPr>
      <w:rFonts w:eastAsia="Times New Roman" w:cs="Times New Roman"/>
      <w:szCs w:val="20"/>
    </w:rPr>
  </w:style>
  <w:style w:type="paragraph" w:styleId="ListNumber5">
    <w:name w:val="List Number 5"/>
    <w:basedOn w:val="Normal"/>
    <w:rsid w:val="008445F4"/>
    <w:pPr>
      <w:numPr>
        <w:numId w:val="13"/>
      </w:numPr>
      <w:spacing w:before="0" w:line="240" w:lineRule="auto"/>
      <w:contextualSpacing/>
    </w:pPr>
    <w:rPr>
      <w:rFonts w:eastAsia="Times New Roman" w:cs="Times New Roman"/>
      <w:szCs w:val="20"/>
    </w:rPr>
  </w:style>
  <w:style w:type="paragraph" w:styleId="MacroText">
    <w:name w:val="macro"/>
    <w:link w:val="MacroTextChar"/>
    <w:rsid w:val="008445F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rPr>
  </w:style>
  <w:style w:type="character" w:customStyle="1" w:styleId="MacroTextChar">
    <w:name w:val="Macro Text Char"/>
    <w:basedOn w:val="DefaultParagraphFont"/>
    <w:link w:val="MacroText"/>
    <w:rsid w:val="008445F4"/>
    <w:rPr>
      <w:rFonts w:ascii="Consolas" w:eastAsia="Times New Roman" w:hAnsi="Consolas" w:cs="Times New Roman"/>
      <w:sz w:val="20"/>
      <w:szCs w:val="20"/>
    </w:rPr>
  </w:style>
  <w:style w:type="paragraph" w:styleId="MessageHeader">
    <w:name w:val="Message Header"/>
    <w:basedOn w:val="Normal"/>
    <w:link w:val="MessageHeaderChar"/>
    <w:rsid w:val="008445F4"/>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445F4"/>
    <w:rPr>
      <w:rFonts w:asciiTheme="majorHAnsi" w:eastAsiaTheme="majorEastAsia" w:hAnsiTheme="majorHAnsi" w:cstheme="majorBidi"/>
      <w:sz w:val="24"/>
      <w:szCs w:val="24"/>
      <w:shd w:val="pct20" w:color="auto" w:fill="auto"/>
    </w:rPr>
  </w:style>
  <w:style w:type="paragraph" w:styleId="NormalIndent">
    <w:name w:val="Normal Indent"/>
    <w:basedOn w:val="Normal"/>
    <w:rsid w:val="008445F4"/>
    <w:pPr>
      <w:spacing w:before="0" w:line="240" w:lineRule="auto"/>
      <w:ind w:left="720"/>
    </w:pPr>
    <w:rPr>
      <w:rFonts w:eastAsia="Times New Roman" w:cs="Times New Roman"/>
      <w:szCs w:val="20"/>
    </w:rPr>
  </w:style>
  <w:style w:type="paragraph" w:styleId="NoteHeading">
    <w:name w:val="Note Heading"/>
    <w:basedOn w:val="Normal"/>
    <w:next w:val="Normal"/>
    <w:link w:val="NoteHeadingChar"/>
    <w:rsid w:val="008445F4"/>
    <w:pPr>
      <w:spacing w:before="0" w:line="240" w:lineRule="auto"/>
      <w:ind w:left="0"/>
    </w:pPr>
    <w:rPr>
      <w:rFonts w:eastAsia="Times New Roman" w:cs="Times New Roman"/>
      <w:szCs w:val="20"/>
    </w:rPr>
  </w:style>
  <w:style w:type="character" w:customStyle="1" w:styleId="NoteHeadingChar">
    <w:name w:val="Note Heading Char"/>
    <w:basedOn w:val="DefaultParagraphFont"/>
    <w:link w:val="NoteHeading"/>
    <w:rsid w:val="008445F4"/>
    <w:rPr>
      <w:rFonts w:ascii="Times New Roman" w:eastAsia="Times New Roman" w:hAnsi="Times New Roman" w:cs="Times New Roman"/>
      <w:sz w:val="20"/>
      <w:szCs w:val="20"/>
    </w:rPr>
  </w:style>
  <w:style w:type="paragraph" w:styleId="PlainText">
    <w:name w:val="Plain Text"/>
    <w:basedOn w:val="Normal"/>
    <w:link w:val="PlainTextChar"/>
    <w:rsid w:val="008445F4"/>
    <w:pPr>
      <w:spacing w:before="0" w:line="240" w:lineRule="auto"/>
      <w:ind w:left="0"/>
    </w:pPr>
    <w:rPr>
      <w:rFonts w:ascii="Consolas" w:eastAsia="Times New Roman" w:hAnsi="Consolas" w:cs="Times New Roman"/>
      <w:sz w:val="21"/>
      <w:szCs w:val="21"/>
    </w:rPr>
  </w:style>
  <w:style w:type="character" w:customStyle="1" w:styleId="PlainTextChar">
    <w:name w:val="Plain Text Char"/>
    <w:basedOn w:val="DefaultParagraphFont"/>
    <w:link w:val="PlainText"/>
    <w:rsid w:val="008445F4"/>
    <w:rPr>
      <w:rFonts w:ascii="Consolas" w:eastAsia="Times New Roman" w:hAnsi="Consolas" w:cs="Times New Roman"/>
      <w:sz w:val="21"/>
      <w:szCs w:val="21"/>
    </w:rPr>
  </w:style>
  <w:style w:type="paragraph" w:styleId="Quote">
    <w:name w:val="Quote"/>
    <w:basedOn w:val="Normal"/>
    <w:next w:val="Normal"/>
    <w:link w:val="QuoteChar"/>
    <w:uiPriority w:val="29"/>
    <w:qFormat/>
    <w:rsid w:val="008445F4"/>
    <w:pPr>
      <w:spacing w:before="0" w:line="240" w:lineRule="auto"/>
      <w:ind w:left="0"/>
    </w:pPr>
    <w:rPr>
      <w:rFonts w:eastAsia="Times New Roman" w:cs="Times New Roman"/>
      <w:i/>
      <w:iCs/>
      <w:color w:val="000000" w:themeColor="text1"/>
      <w:szCs w:val="20"/>
    </w:rPr>
  </w:style>
  <w:style w:type="character" w:customStyle="1" w:styleId="QuoteChar">
    <w:name w:val="Quote Char"/>
    <w:basedOn w:val="DefaultParagraphFont"/>
    <w:link w:val="Quote"/>
    <w:uiPriority w:val="29"/>
    <w:rsid w:val="008445F4"/>
    <w:rPr>
      <w:rFonts w:ascii="Times New Roman" w:eastAsia="Times New Roman" w:hAnsi="Times New Roman" w:cs="Times New Roman"/>
      <w:i/>
      <w:iCs/>
      <w:color w:val="000000" w:themeColor="text1"/>
      <w:sz w:val="20"/>
      <w:szCs w:val="20"/>
    </w:rPr>
  </w:style>
  <w:style w:type="paragraph" w:styleId="Salutation">
    <w:name w:val="Salutation"/>
    <w:basedOn w:val="Normal"/>
    <w:next w:val="Normal"/>
    <w:link w:val="SalutationChar"/>
    <w:rsid w:val="008445F4"/>
    <w:pPr>
      <w:spacing w:before="0" w:line="240" w:lineRule="auto"/>
      <w:ind w:left="0"/>
    </w:pPr>
    <w:rPr>
      <w:rFonts w:eastAsia="Times New Roman" w:cs="Times New Roman"/>
      <w:szCs w:val="20"/>
    </w:rPr>
  </w:style>
  <w:style w:type="character" w:customStyle="1" w:styleId="SalutationChar">
    <w:name w:val="Salutation Char"/>
    <w:basedOn w:val="DefaultParagraphFont"/>
    <w:link w:val="Salutation"/>
    <w:rsid w:val="008445F4"/>
    <w:rPr>
      <w:rFonts w:ascii="Times New Roman" w:eastAsia="Times New Roman" w:hAnsi="Times New Roman" w:cs="Times New Roman"/>
      <w:sz w:val="20"/>
      <w:szCs w:val="20"/>
    </w:rPr>
  </w:style>
  <w:style w:type="paragraph" w:styleId="Signature">
    <w:name w:val="Signature"/>
    <w:basedOn w:val="Normal"/>
    <w:link w:val="SignatureChar"/>
    <w:rsid w:val="008445F4"/>
    <w:pPr>
      <w:spacing w:before="0" w:line="240" w:lineRule="auto"/>
      <w:ind w:left="4320"/>
    </w:pPr>
    <w:rPr>
      <w:rFonts w:eastAsia="Times New Roman" w:cs="Times New Roman"/>
      <w:szCs w:val="20"/>
    </w:rPr>
  </w:style>
  <w:style w:type="character" w:customStyle="1" w:styleId="SignatureChar">
    <w:name w:val="Signature Char"/>
    <w:basedOn w:val="DefaultParagraphFont"/>
    <w:link w:val="Signature"/>
    <w:rsid w:val="008445F4"/>
    <w:rPr>
      <w:rFonts w:ascii="Times New Roman" w:eastAsia="Times New Roman" w:hAnsi="Times New Roman" w:cs="Times New Roman"/>
      <w:sz w:val="20"/>
      <w:szCs w:val="20"/>
    </w:rPr>
  </w:style>
  <w:style w:type="paragraph" w:styleId="Subtitle">
    <w:name w:val="Subtitle"/>
    <w:basedOn w:val="Normal"/>
    <w:next w:val="Normal"/>
    <w:link w:val="SubtitleChar"/>
    <w:qFormat/>
    <w:rsid w:val="008445F4"/>
    <w:pPr>
      <w:numPr>
        <w:ilvl w:val="1"/>
      </w:numPr>
      <w:spacing w:before="0" w:line="240" w:lineRule="auto"/>
      <w:ind w:left="9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8445F4"/>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rsid w:val="008445F4"/>
    <w:pPr>
      <w:spacing w:before="0" w:line="240" w:lineRule="auto"/>
      <w:ind w:left="200" w:hanging="200"/>
    </w:pPr>
    <w:rPr>
      <w:rFonts w:eastAsia="Times New Roman" w:cs="Times New Roman"/>
      <w:szCs w:val="20"/>
    </w:rPr>
  </w:style>
  <w:style w:type="paragraph" w:styleId="TableofFigures">
    <w:name w:val="table of figures"/>
    <w:basedOn w:val="Normal"/>
    <w:next w:val="Normal"/>
    <w:rsid w:val="008445F4"/>
    <w:pPr>
      <w:spacing w:before="0" w:line="240" w:lineRule="auto"/>
      <w:ind w:left="0"/>
    </w:pPr>
    <w:rPr>
      <w:rFonts w:eastAsia="Times New Roman" w:cs="Times New Roman"/>
      <w:szCs w:val="20"/>
    </w:rPr>
  </w:style>
  <w:style w:type="paragraph" w:styleId="TOAHeading">
    <w:name w:val="toa heading"/>
    <w:basedOn w:val="Normal"/>
    <w:next w:val="Normal"/>
    <w:rsid w:val="008445F4"/>
    <w:pPr>
      <w:spacing w:line="240" w:lineRule="auto"/>
      <w:ind w:left="0"/>
    </w:pPr>
    <w:rPr>
      <w:rFonts w:asciiTheme="majorHAnsi" w:eastAsiaTheme="majorEastAsia" w:hAnsiTheme="majorHAnsi" w:cstheme="majorBidi"/>
      <w:b/>
      <w:bCs/>
      <w:sz w:val="24"/>
      <w:szCs w:val="24"/>
    </w:rPr>
  </w:style>
  <w:style w:type="paragraph" w:styleId="TOC1">
    <w:name w:val="toc 1"/>
    <w:basedOn w:val="Normal"/>
    <w:next w:val="Normal"/>
    <w:autoRedefine/>
    <w:rsid w:val="008445F4"/>
    <w:pPr>
      <w:spacing w:before="0" w:after="100" w:line="240" w:lineRule="auto"/>
      <w:ind w:left="0"/>
    </w:pPr>
    <w:rPr>
      <w:rFonts w:eastAsia="Times New Roman" w:cs="Times New Roman"/>
      <w:szCs w:val="20"/>
    </w:rPr>
  </w:style>
  <w:style w:type="paragraph" w:styleId="TOC2">
    <w:name w:val="toc 2"/>
    <w:basedOn w:val="Normal"/>
    <w:next w:val="Normal"/>
    <w:autoRedefine/>
    <w:rsid w:val="008445F4"/>
    <w:pPr>
      <w:spacing w:before="0" w:after="100" w:line="240" w:lineRule="auto"/>
      <w:ind w:left="200"/>
    </w:pPr>
    <w:rPr>
      <w:rFonts w:eastAsia="Times New Roman" w:cs="Times New Roman"/>
      <w:szCs w:val="20"/>
    </w:rPr>
  </w:style>
  <w:style w:type="paragraph" w:styleId="TOC3">
    <w:name w:val="toc 3"/>
    <w:basedOn w:val="Normal"/>
    <w:next w:val="Normal"/>
    <w:autoRedefine/>
    <w:rsid w:val="008445F4"/>
    <w:pPr>
      <w:spacing w:before="0" w:after="100" w:line="240" w:lineRule="auto"/>
      <w:ind w:left="400"/>
    </w:pPr>
    <w:rPr>
      <w:rFonts w:eastAsia="Times New Roman" w:cs="Times New Roman"/>
      <w:szCs w:val="20"/>
    </w:rPr>
  </w:style>
  <w:style w:type="paragraph" w:styleId="TOC4">
    <w:name w:val="toc 4"/>
    <w:basedOn w:val="Normal"/>
    <w:next w:val="Normal"/>
    <w:autoRedefine/>
    <w:rsid w:val="008445F4"/>
    <w:pPr>
      <w:spacing w:before="0" w:after="100" w:line="240" w:lineRule="auto"/>
      <w:ind w:left="600"/>
    </w:pPr>
    <w:rPr>
      <w:rFonts w:eastAsia="Times New Roman" w:cs="Times New Roman"/>
      <w:szCs w:val="20"/>
    </w:rPr>
  </w:style>
  <w:style w:type="paragraph" w:styleId="TOC5">
    <w:name w:val="toc 5"/>
    <w:basedOn w:val="Normal"/>
    <w:next w:val="Normal"/>
    <w:autoRedefine/>
    <w:rsid w:val="008445F4"/>
    <w:pPr>
      <w:spacing w:before="0" w:after="100" w:line="240" w:lineRule="auto"/>
      <w:ind w:left="800"/>
    </w:pPr>
    <w:rPr>
      <w:rFonts w:eastAsia="Times New Roman" w:cs="Times New Roman"/>
      <w:szCs w:val="20"/>
    </w:rPr>
  </w:style>
  <w:style w:type="paragraph" w:styleId="TOC6">
    <w:name w:val="toc 6"/>
    <w:basedOn w:val="Normal"/>
    <w:next w:val="Normal"/>
    <w:autoRedefine/>
    <w:rsid w:val="008445F4"/>
    <w:pPr>
      <w:spacing w:before="0" w:after="100" w:line="240" w:lineRule="auto"/>
      <w:ind w:left="1000"/>
    </w:pPr>
    <w:rPr>
      <w:rFonts w:eastAsia="Times New Roman" w:cs="Times New Roman"/>
      <w:szCs w:val="20"/>
    </w:rPr>
  </w:style>
  <w:style w:type="paragraph" w:styleId="TOC7">
    <w:name w:val="toc 7"/>
    <w:basedOn w:val="Normal"/>
    <w:next w:val="Normal"/>
    <w:autoRedefine/>
    <w:rsid w:val="008445F4"/>
    <w:pPr>
      <w:spacing w:before="0" w:after="100" w:line="240" w:lineRule="auto"/>
      <w:ind w:left="1200"/>
    </w:pPr>
    <w:rPr>
      <w:rFonts w:eastAsia="Times New Roman" w:cs="Times New Roman"/>
      <w:szCs w:val="20"/>
    </w:rPr>
  </w:style>
  <w:style w:type="paragraph" w:styleId="TOC8">
    <w:name w:val="toc 8"/>
    <w:basedOn w:val="Normal"/>
    <w:next w:val="Normal"/>
    <w:autoRedefine/>
    <w:rsid w:val="008445F4"/>
    <w:pPr>
      <w:spacing w:before="0" w:after="100" w:line="240" w:lineRule="auto"/>
      <w:ind w:left="1400"/>
    </w:pPr>
    <w:rPr>
      <w:rFonts w:eastAsia="Times New Roman" w:cs="Times New Roman"/>
      <w:szCs w:val="20"/>
    </w:rPr>
  </w:style>
  <w:style w:type="paragraph" w:styleId="TOC9">
    <w:name w:val="toc 9"/>
    <w:basedOn w:val="Normal"/>
    <w:next w:val="Normal"/>
    <w:autoRedefine/>
    <w:rsid w:val="008445F4"/>
    <w:pPr>
      <w:spacing w:before="0" w:after="100" w:line="240" w:lineRule="auto"/>
      <w:ind w:left="1600"/>
    </w:pPr>
    <w:rPr>
      <w:rFonts w:eastAsia="Times New Roman" w:cs="Times New Roman"/>
      <w:szCs w:val="20"/>
    </w:rPr>
  </w:style>
  <w:style w:type="paragraph" w:styleId="TOCHeading">
    <w:name w:val="TOC Heading"/>
    <w:basedOn w:val="Heading1"/>
    <w:next w:val="Normal"/>
    <w:uiPriority w:val="39"/>
    <w:semiHidden/>
    <w:unhideWhenUsed/>
    <w:qFormat/>
    <w:rsid w:val="008445F4"/>
    <w:pPr>
      <w:spacing w:line="240" w:lineRule="auto"/>
      <w:ind w:left="0"/>
      <w:outlineLvl w:val="9"/>
    </w:pPr>
    <w:rPr>
      <w:caps/>
      <w:color w:val="365F91" w:themeColor="accent1" w:themeShade="BF"/>
    </w:rPr>
  </w:style>
  <w:style w:type="paragraph" w:customStyle="1" w:styleId="CM9">
    <w:name w:val="CM9"/>
    <w:basedOn w:val="Default"/>
    <w:next w:val="Default"/>
    <w:uiPriority w:val="99"/>
    <w:rsid w:val="008445F4"/>
    <w:rPr>
      <w:rFonts w:ascii="CMB X 12" w:hAnsi="CMB X 12" w:cstheme="minorBidi"/>
      <w:color w:val="auto"/>
    </w:rPr>
  </w:style>
  <w:style w:type="paragraph" w:customStyle="1" w:styleId="CM14">
    <w:name w:val="CM14"/>
    <w:basedOn w:val="Default"/>
    <w:next w:val="Default"/>
    <w:uiPriority w:val="99"/>
    <w:rsid w:val="008445F4"/>
    <w:rPr>
      <w:rFonts w:ascii="CMB X 12" w:hAnsi="CMB X 12" w:cstheme="minorBidi"/>
      <w:color w:val="auto"/>
    </w:rPr>
  </w:style>
  <w:style w:type="paragraph" w:customStyle="1" w:styleId="CM2">
    <w:name w:val="CM2"/>
    <w:basedOn w:val="Default"/>
    <w:next w:val="Default"/>
    <w:uiPriority w:val="99"/>
    <w:rsid w:val="008445F4"/>
    <w:rPr>
      <w:rFonts w:ascii="CMB X 12" w:hAnsi="CMB X 12" w:cstheme="minorBidi"/>
      <w:color w:val="auto"/>
    </w:rPr>
  </w:style>
  <w:style w:type="paragraph" w:customStyle="1" w:styleId="CM11">
    <w:name w:val="CM11"/>
    <w:basedOn w:val="Default"/>
    <w:next w:val="Default"/>
    <w:uiPriority w:val="99"/>
    <w:rsid w:val="008445F4"/>
    <w:rPr>
      <w:rFonts w:ascii="CMB X 12" w:hAnsi="CMB X 12" w:cstheme="minorBidi"/>
      <w:color w:val="auto"/>
    </w:rPr>
  </w:style>
  <w:style w:type="paragraph" w:customStyle="1" w:styleId="CM10">
    <w:name w:val="CM10"/>
    <w:basedOn w:val="Default"/>
    <w:next w:val="Default"/>
    <w:uiPriority w:val="99"/>
    <w:rsid w:val="008445F4"/>
    <w:rPr>
      <w:rFonts w:ascii="CMB X 12" w:hAnsi="CMB X 12" w:cstheme="minorBidi"/>
      <w:color w:val="auto"/>
    </w:rPr>
  </w:style>
  <w:style w:type="paragraph" w:customStyle="1" w:styleId="CM12">
    <w:name w:val="CM12"/>
    <w:basedOn w:val="Default"/>
    <w:next w:val="Default"/>
    <w:uiPriority w:val="99"/>
    <w:rsid w:val="008445F4"/>
    <w:rPr>
      <w:rFonts w:ascii="CMB X 12" w:hAnsi="CMB X 12" w:cstheme="minorBidi"/>
      <w:color w:val="auto"/>
    </w:rPr>
  </w:style>
  <w:style w:type="paragraph" w:customStyle="1" w:styleId="CM13">
    <w:name w:val="CM13"/>
    <w:basedOn w:val="Default"/>
    <w:next w:val="Default"/>
    <w:uiPriority w:val="99"/>
    <w:rsid w:val="008445F4"/>
    <w:rPr>
      <w:rFonts w:ascii="CMB X 12" w:hAnsi="CMB X 12" w:cstheme="minorBidi"/>
      <w:color w:val="auto"/>
    </w:rPr>
  </w:style>
  <w:style w:type="paragraph" w:customStyle="1" w:styleId="CM15">
    <w:name w:val="CM15"/>
    <w:basedOn w:val="Default"/>
    <w:next w:val="Default"/>
    <w:uiPriority w:val="99"/>
    <w:rsid w:val="008445F4"/>
    <w:rPr>
      <w:rFonts w:ascii="CMB X 12" w:hAnsi="CMB X 12" w:cstheme="minorBidi"/>
      <w:color w:val="auto"/>
    </w:rPr>
  </w:style>
  <w:style w:type="paragraph" w:customStyle="1" w:styleId="CM16">
    <w:name w:val="CM16"/>
    <w:basedOn w:val="Default"/>
    <w:next w:val="Default"/>
    <w:uiPriority w:val="99"/>
    <w:rsid w:val="008445F4"/>
    <w:rPr>
      <w:rFonts w:ascii="CMB X 12" w:hAnsi="CMB X 12" w:cstheme="minorBidi"/>
      <w:color w:val="auto"/>
    </w:rPr>
  </w:style>
  <w:style w:type="paragraph" w:customStyle="1" w:styleId="IITSEC-Ref">
    <w:name w:val="IITSEC-Ref"/>
    <w:basedOn w:val="Normal"/>
    <w:link w:val="IITSEC-RefChar"/>
    <w:qFormat/>
    <w:rsid w:val="008445F4"/>
    <w:pPr>
      <w:keepLines/>
      <w:tabs>
        <w:tab w:val="left" w:pos="540"/>
      </w:tabs>
      <w:spacing w:line="250" w:lineRule="auto"/>
      <w:ind w:left="374" w:right="187" w:hanging="187"/>
    </w:pPr>
    <w:rPr>
      <w:rFonts w:eastAsia="CMS Y 10"/>
      <w:szCs w:val="20"/>
    </w:rPr>
  </w:style>
  <w:style w:type="character" w:customStyle="1" w:styleId="IITSEC-RefChar">
    <w:name w:val="IITSEC-Ref Char"/>
    <w:basedOn w:val="DefaultParagraphFont"/>
    <w:link w:val="IITSEC-Ref"/>
    <w:rsid w:val="008445F4"/>
    <w:rPr>
      <w:rFonts w:ascii="Times New Roman" w:eastAsia="CMS Y 10"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534947">
      <w:bodyDiv w:val="1"/>
      <w:marLeft w:val="0"/>
      <w:marRight w:val="0"/>
      <w:marTop w:val="0"/>
      <w:marBottom w:val="0"/>
      <w:divBdr>
        <w:top w:val="none" w:sz="0" w:space="0" w:color="auto"/>
        <w:left w:val="none" w:sz="0" w:space="0" w:color="auto"/>
        <w:bottom w:val="none" w:sz="0" w:space="0" w:color="auto"/>
        <w:right w:val="none" w:sz="0" w:space="0" w:color="auto"/>
      </w:divBdr>
      <w:divsChild>
        <w:div w:id="124590987">
          <w:marLeft w:val="0"/>
          <w:marRight w:val="0"/>
          <w:marTop w:val="0"/>
          <w:marBottom w:val="0"/>
          <w:divBdr>
            <w:top w:val="none" w:sz="0" w:space="0" w:color="auto"/>
            <w:left w:val="none" w:sz="0" w:space="0" w:color="auto"/>
            <w:bottom w:val="none" w:sz="0" w:space="0" w:color="auto"/>
            <w:right w:val="none" w:sz="0" w:space="0" w:color="auto"/>
          </w:divBdr>
        </w:div>
        <w:div w:id="392240715">
          <w:marLeft w:val="0"/>
          <w:marRight w:val="0"/>
          <w:marTop w:val="0"/>
          <w:marBottom w:val="0"/>
          <w:divBdr>
            <w:top w:val="none" w:sz="0" w:space="0" w:color="auto"/>
            <w:left w:val="none" w:sz="0" w:space="0" w:color="auto"/>
            <w:bottom w:val="none" w:sz="0" w:space="0" w:color="auto"/>
            <w:right w:val="none" w:sz="0" w:space="0" w:color="auto"/>
          </w:divBdr>
        </w:div>
        <w:div w:id="699204251">
          <w:marLeft w:val="0"/>
          <w:marRight w:val="0"/>
          <w:marTop w:val="0"/>
          <w:marBottom w:val="0"/>
          <w:divBdr>
            <w:top w:val="none" w:sz="0" w:space="0" w:color="auto"/>
            <w:left w:val="none" w:sz="0" w:space="0" w:color="auto"/>
            <w:bottom w:val="none" w:sz="0" w:space="0" w:color="auto"/>
            <w:right w:val="none" w:sz="0" w:space="0" w:color="auto"/>
          </w:divBdr>
        </w:div>
        <w:div w:id="751468375">
          <w:marLeft w:val="0"/>
          <w:marRight w:val="0"/>
          <w:marTop w:val="0"/>
          <w:marBottom w:val="0"/>
          <w:divBdr>
            <w:top w:val="none" w:sz="0" w:space="0" w:color="auto"/>
            <w:left w:val="none" w:sz="0" w:space="0" w:color="auto"/>
            <w:bottom w:val="none" w:sz="0" w:space="0" w:color="auto"/>
            <w:right w:val="none" w:sz="0" w:space="0" w:color="auto"/>
          </w:divBdr>
        </w:div>
        <w:div w:id="1358699502">
          <w:marLeft w:val="0"/>
          <w:marRight w:val="0"/>
          <w:marTop w:val="0"/>
          <w:marBottom w:val="0"/>
          <w:divBdr>
            <w:top w:val="none" w:sz="0" w:space="0" w:color="auto"/>
            <w:left w:val="none" w:sz="0" w:space="0" w:color="auto"/>
            <w:bottom w:val="none" w:sz="0" w:space="0" w:color="auto"/>
            <w:right w:val="none" w:sz="0" w:space="0" w:color="auto"/>
          </w:divBdr>
        </w:div>
        <w:div w:id="1390113933">
          <w:marLeft w:val="0"/>
          <w:marRight w:val="0"/>
          <w:marTop w:val="0"/>
          <w:marBottom w:val="0"/>
          <w:divBdr>
            <w:top w:val="none" w:sz="0" w:space="0" w:color="auto"/>
            <w:left w:val="none" w:sz="0" w:space="0" w:color="auto"/>
            <w:bottom w:val="none" w:sz="0" w:space="0" w:color="auto"/>
            <w:right w:val="none" w:sz="0" w:space="0" w:color="auto"/>
          </w:divBdr>
        </w:div>
        <w:div w:id="1630043037">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sChild>
    </w:div>
    <w:div w:id="122117286">
      <w:bodyDiv w:val="1"/>
      <w:marLeft w:val="0"/>
      <w:marRight w:val="0"/>
      <w:marTop w:val="0"/>
      <w:marBottom w:val="0"/>
      <w:divBdr>
        <w:top w:val="none" w:sz="0" w:space="0" w:color="auto"/>
        <w:left w:val="none" w:sz="0" w:space="0" w:color="auto"/>
        <w:bottom w:val="none" w:sz="0" w:space="0" w:color="auto"/>
        <w:right w:val="none" w:sz="0" w:space="0" w:color="auto"/>
      </w:divBdr>
    </w:div>
    <w:div w:id="382096662">
      <w:bodyDiv w:val="1"/>
      <w:marLeft w:val="0"/>
      <w:marRight w:val="0"/>
      <w:marTop w:val="0"/>
      <w:marBottom w:val="0"/>
      <w:divBdr>
        <w:top w:val="none" w:sz="0" w:space="0" w:color="auto"/>
        <w:left w:val="none" w:sz="0" w:space="0" w:color="auto"/>
        <w:bottom w:val="none" w:sz="0" w:space="0" w:color="auto"/>
        <w:right w:val="none" w:sz="0" w:space="0" w:color="auto"/>
      </w:divBdr>
      <w:divsChild>
        <w:div w:id="858080979">
          <w:marLeft w:val="0"/>
          <w:marRight w:val="0"/>
          <w:marTop w:val="0"/>
          <w:marBottom w:val="0"/>
          <w:divBdr>
            <w:top w:val="none" w:sz="0" w:space="0" w:color="auto"/>
            <w:left w:val="none" w:sz="0" w:space="0" w:color="auto"/>
            <w:bottom w:val="none" w:sz="0" w:space="0" w:color="auto"/>
            <w:right w:val="none" w:sz="0" w:space="0" w:color="auto"/>
          </w:divBdr>
        </w:div>
      </w:divsChild>
    </w:div>
    <w:div w:id="541132813">
      <w:bodyDiv w:val="1"/>
      <w:marLeft w:val="0"/>
      <w:marRight w:val="0"/>
      <w:marTop w:val="0"/>
      <w:marBottom w:val="0"/>
      <w:divBdr>
        <w:top w:val="none" w:sz="0" w:space="0" w:color="auto"/>
        <w:left w:val="none" w:sz="0" w:space="0" w:color="auto"/>
        <w:bottom w:val="none" w:sz="0" w:space="0" w:color="auto"/>
        <w:right w:val="none" w:sz="0" w:space="0" w:color="auto"/>
      </w:divBdr>
      <w:divsChild>
        <w:div w:id="1540899068">
          <w:marLeft w:val="0"/>
          <w:marRight w:val="0"/>
          <w:marTop w:val="0"/>
          <w:marBottom w:val="0"/>
          <w:divBdr>
            <w:top w:val="none" w:sz="0" w:space="0" w:color="auto"/>
            <w:left w:val="none" w:sz="0" w:space="0" w:color="auto"/>
            <w:bottom w:val="none" w:sz="0" w:space="0" w:color="auto"/>
            <w:right w:val="none" w:sz="0" w:space="0" w:color="auto"/>
          </w:divBdr>
        </w:div>
      </w:divsChild>
    </w:div>
    <w:div w:id="691803172">
      <w:bodyDiv w:val="1"/>
      <w:marLeft w:val="0"/>
      <w:marRight w:val="0"/>
      <w:marTop w:val="0"/>
      <w:marBottom w:val="0"/>
      <w:divBdr>
        <w:top w:val="none" w:sz="0" w:space="0" w:color="auto"/>
        <w:left w:val="none" w:sz="0" w:space="0" w:color="auto"/>
        <w:bottom w:val="none" w:sz="0" w:space="0" w:color="auto"/>
        <w:right w:val="none" w:sz="0" w:space="0" w:color="auto"/>
      </w:divBdr>
    </w:div>
    <w:div w:id="742533095">
      <w:bodyDiv w:val="1"/>
      <w:marLeft w:val="0"/>
      <w:marRight w:val="0"/>
      <w:marTop w:val="0"/>
      <w:marBottom w:val="0"/>
      <w:divBdr>
        <w:top w:val="none" w:sz="0" w:space="0" w:color="auto"/>
        <w:left w:val="none" w:sz="0" w:space="0" w:color="auto"/>
        <w:bottom w:val="none" w:sz="0" w:space="0" w:color="auto"/>
        <w:right w:val="none" w:sz="0" w:space="0" w:color="auto"/>
      </w:divBdr>
      <w:divsChild>
        <w:div w:id="992486847">
          <w:marLeft w:val="0"/>
          <w:marRight w:val="0"/>
          <w:marTop w:val="0"/>
          <w:marBottom w:val="0"/>
          <w:divBdr>
            <w:top w:val="none" w:sz="0" w:space="0" w:color="auto"/>
            <w:left w:val="none" w:sz="0" w:space="0" w:color="auto"/>
            <w:bottom w:val="none" w:sz="0" w:space="0" w:color="auto"/>
            <w:right w:val="none" w:sz="0" w:space="0" w:color="auto"/>
          </w:divBdr>
        </w:div>
      </w:divsChild>
    </w:div>
    <w:div w:id="894438956">
      <w:bodyDiv w:val="1"/>
      <w:marLeft w:val="0"/>
      <w:marRight w:val="0"/>
      <w:marTop w:val="0"/>
      <w:marBottom w:val="0"/>
      <w:divBdr>
        <w:top w:val="none" w:sz="0" w:space="0" w:color="auto"/>
        <w:left w:val="none" w:sz="0" w:space="0" w:color="auto"/>
        <w:bottom w:val="none" w:sz="0" w:space="0" w:color="auto"/>
        <w:right w:val="none" w:sz="0" w:space="0" w:color="auto"/>
      </w:divBdr>
    </w:div>
    <w:div w:id="1090854525">
      <w:bodyDiv w:val="1"/>
      <w:marLeft w:val="0"/>
      <w:marRight w:val="0"/>
      <w:marTop w:val="0"/>
      <w:marBottom w:val="0"/>
      <w:divBdr>
        <w:top w:val="none" w:sz="0" w:space="0" w:color="auto"/>
        <w:left w:val="none" w:sz="0" w:space="0" w:color="auto"/>
        <w:bottom w:val="none" w:sz="0" w:space="0" w:color="auto"/>
        <w:right w:val="none" w:sz="0" w:space="0" w:color="auto"/>
      </w:divBdr>
    </w:div>
    <w:div w:id="1209684622">
      <w:bodyDiv w:val="1"/>
      <w:marLeft w:val="0"/>
      <w:marRight w:val="0"/>
      <w:marTop w:val="0"/>
      <w:marBottom w:val="0"/>
      <w:divBdr>
        <w:top w:val="none" w:sz="0" w:space="0" w:color="auto"/>
        <w:left w:val="none" w:sz="0" w:space="0" w:color="auto"/>
        <w:bottom w:val="none" w:sz="0" w:space="0" w:color="auto"/>
        <w:right w:val="none" w:sz="0" w:space="0" w:color="auto"/>
      </w:divBdr>
    </w:div>
    <w:div w:id="1303149275">
      <w:bodyDiv w:val="1"/>
      <w:marLeft w:val="0"/>
      <w:marRight w:val="0"/>
      <w:marTop w:val="0"/>
      <w:marBottom w:val="0"/>
      <w:divBdr>
        <w:top w:val="none" w:sz="0" w:space="0" w:color="auto"/>
        <w:left w:val="none" w:sz="0" w:space="0" w:color="auto"/>
        <w:bottom w:val="none" w:sz="0" w:space="0" w:color="auto"/>
        <w:right w:val="none" w:sz="0" w:space="0" w:color="auto"/>
      </w:divBdr>
      <w:divsChild>
        <w:div w:id="196162742">
          <w:marLeft w:val="0"/>
          <w:marRight w:val="0"/>
          <w:marTop w:val="0"/>
          <w:marBottom w:val="0"/>
          <w:divBdr>
            <w:top w:val="none" w:sz="0" w:space="0" w:color="auto"/>
            <w:left w:val="none" w:sz="0" w:space="0" w:color="auto"/>
            <w:bottom w:val="none" w:sz="0" w:space="0" w:color="auto"/>
            <w:right w:val="none" w:sz="0" w:space="0" w:color="auto"/>
          </w:divBdr>
        </w:div>
      </w:divsChild>
    </w:div>
    <w:div w:id="2017222541">
      <w:bodyDiv w:val="1"/>
      <w:marLeft w:val="0"/>
      <w:marRight w:val="0"/>
      <w:marTop w:val="0"/>
      <w:marBottom w:val="0"/>
      <w:divBdr>
        <w:top w:val="none" w:sz="0" w:space="0" w:color="auto"/>
        <w:left w:val="none" w:sz="0" w:space="0" w:color="auto"/>
        <w:bottom w:val="none" w:sz="0" w:space="0" w:color="auto"/>
        <w:right w:val="none" w:sz="0" w:space="0" w:color="auto"/>
      </w:divBdr>
      <w:divsChild>
        <w:div w:id="430053337">
          <w:marLeft w:val="0"/>
          <w:marRight w:val="0"/>
          <w:marTop w:val="0"/>
          <w:marBottom w:val="0"/>
          <w:divBdr>
            <w:top w:val="none" w:sz="0" w:space="0" w:color="auto"/>
            <w:left w:val="none" w:sz="0" w:space="0" w:color="auto"/>
            <w:bottom w:val="none" w:sz="0" w:space="0" w:color="auto"/>
            <w:right w:val="none" w:sz="0" w:space="0" w:color="auto"/>
          </w:divBdr>
        </w:div>
        <w:div w:id="17995690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3FAF59-F0BB-43CD-9CCD-3A795025BE54}">
  <ds:schemaRefs>
    <ds:schemaRef ds:uri="http://schemas.openxmlformats.org/officeDocument/2006/bibliography"/>
  </ds:schemaRefs>
</ds:datastoreItem>
</file>

<file path=customXml/itemProps2.xml><?xml version="1.0" encoding="utf-8"?>
<ds:datastoreItem xmlns:ds="http://schemas.openxmlformats.org/officeDocument/2006/customXml" ds:itemID="{042A47D1-D8B8-42E4-A710-89FA8DD8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9838</Words>
  <Characters>56083</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USC/ISI</Company>
  <LinksUpToDate>false</LinksUpToDate>
  <CharactersWithSpaces>65790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SIW Paper</dc:subject>
  <dc:creator>USC/ISI</dc:creator>
  <cp:lastModifiedBy>Shaw, Kenneth</cp:lastModifiedBy>
  <cp:revision>66</cp:revision>
  <cp:lastPrinted>2018-07-07T01:41:00Z</cp:lastPrinted>
  <dcterms:created xsi:type="dcterms:W3CDTF">2018-07-07T06:35:00Z</dcterms:created>
  <dcterms:modified xsi:type="dcterms:W3CDTF">2018-07-18T05:01:00Z</dcterms:modified>
</cp:coreProperties>
</file>